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627192">
            <w:pPr>
              <w:pStyle w:val="NoSpacing"/>
              <w:jc w:val="center"/>
            </w:pPr>
            <w:r w:rsidRPr="00F66CBB">
              <w:t>Department of Electrical Engineering and Computer Science</w:t>
            </w:r>
          </w:p>
          <w:p w:rsidR="00660968" w:rsidRPr="00F66CBB" w:rsidRDefault="00660968" w:rsidP="00627192">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627192">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627192">
            <w:pPr>
              <w:pStyle w:val="NoSpacing"/>
              <w:jc w:val="center"/>
            </w:pPr>
            <w:r w:rsidRPr="00F66CBB">
              <w:t xml:space="preserve">Submitted in partial fulfillment of the requirements for the degree of Master of </w:t>
            </w:r>
            <w:r w:rsidR="002969ED">
              <w:t>Science</w:t>
            </w:r>
          </w:p>
          <w:p w:rsidR="002969ED" w:rsidRPr="00F66CBB" w:rsidRDefault="002969ED"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627192">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627192">
            <w:pPr>
              <w:pStyle w:val="NoSpacing"/>
              <w:jc w:val="center"/>
            </w:pPr>
            <w:r>
              <w:t>Thesis Advisor Dr. Gregory Lee</w:t>
            </w:r>
          </w:p>
        </w:tc>
      </w:tr>
    </w:tbl>
    <w:p w:rsidR="00660968" w:rsidRDefault="00660968" w:rsidP="00CA427F">
      <w:pPr>
        <w:sectPr w:rsidR="00660968" w:rsidSect="00FD0F15">
          <w:headerReference w:type="default" r:id="rId10"/>
          <w:footerReference w:type="default" r:id="rId11"/>
          <w:pgSz w:w="12240" w:h="15840"/>
          <w:pgMar w:top="1440" w:right="1440" w:bottom="1440" w:left="1440" w:header="720" w:footer="720" w:gutter="0"/>
          <w:cols w:space="720"/>
          <w:docGrid w:linePitch="360" w:charSpace="8192"/>
        </w:sectPr>
      </w:pPr>
    </w:p>
    <w:p w:rsidR="002969ED" w:rsidRDefault="002969ED" w:rsidP="00CA427F">
      <w:r>
        <w:lastRenderedPageBreak/>
        <w:t>CASE WESTERN RESERVE UNIVERSITY</w:t>
      </w:r>
    </w:p>
    <w:p w:rsidR="002969ED" w:rsidRDefault="002969ED" w:rsidP="00CA427F">
      <w:r>
        <w:t>SCHOOL OF GRADUATE STUDIES</w:t>
      </w:r>
    </w:p>
    <w:p w:rsidR="002969ED" w:rsidRDefault="002969ED" w:rsidP="00CA427F"/>
    <w:p w:rsidR="002969ED" w:rsidRDefault="002969ED" w:rsidP="00CA427F"/>
    <w:p w:rsidR="002969ED" w:rsidRDefault="002969ED" w:rsidP="00627192">
      <w:pPr>
        <w:pStyle w:val="Style1"/>
      </w:pPr>
    </w:p>
    <w:p w:rsidR="002969ED" w:rsidRDefault="002969ED" w:rsidP="00627192">
      <w:pPr>
        <w:pStyle w:val="Style1"/>
      </w:pPr>
      <w:r>
        <w:t>We hereby approve the thesis of</w:t>
      </w:r>
    </w:p>
    <w:p w:rsidR="002969ED" w:rsidRPr="002969ED" w:rsidRDefault="002969ED" w:rsidP="00627192">
      <w:pPr>
        <w:pStyle w:val="Style1"/>
      </w:pPr>
      <w:r w:rsidRPr="002969ED">
        <w:t>Edward Venator</w:t>
      </w:r>
    </w:p>
    <w:p w:rsidR="002969ED" w:rsidRDefault="002969ED" w:rsidP="00627192">
      <w:pPr>
        <w:pStyle w:val="Style1"/>
      </w:pPr>
      <w:r>
        <w:t xml:space="preserve">candidate for the </w:t>
      </w:r>
      <w:r w:rsidRPr="002969ED">
        <w:rPr>
          <w:u w:val="single"/>
        </w:rPr>
        <w:t>Master of Science</w:t>
      </w:r>
      <w:r>
        <w:t xml:space="preserve"> degree *.</w:t>
      </w:r>
    </w:p>
    <w:p w:rsidR="002969ED" w:rsidRDefault="00E24D67" w:rsidP="00627192">
      <w:pPr>
        <w:pStyle w:val="Style1"/>
      </w:pPr>
      <w:r w:rsidRPr="00E24D67">
        <w:t>(signed)</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rsidR="00E24D67" w:rsidRPr="00627192" w:rsidRDefault="00E24D67" w:rsidP="00627192">
      <w:pPr>
        <w:pStyle w:val="Style1"/>
        <w:rPr>
          <w:u w:val="single"/>
        </w:rPr>
      </w:pPr>
      <w:r>
        <w:tab/>
      </w:r>
      <w:r w:rsidRPr="00627192">
        <w:rPr>
          <w:u w:val="single"/>
        </w:rPr>
        <w:t xml:space="preserve"> Murat Cenk Cavusoglu                                                                              </w:t>
      </w:r>
    </w:p>
    <w:p w:rsidR="00E24D67" w:rsidRPr="00627192" w:rsidRDefault="00E24D67" w:rsidP="00627192">
      <w:pPr>
        <w:pStyle w:val="Style1"/>
        <w:rPr>
          <w:u w:val="single"/>
        </w:rPr>
      </w:pPr>
      <w:r>
        <w:tab/>
      </w:r>
      <w:r w:rsidRPr="00627192">
        <w:rPr>
          <w:u w:val="single"/>
        </w:rPr>
        <w:t xml:space="preserve">Roger Quinn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2969ED" w:rsidRDefault="00E24D67" w:rsidP="00CA427F">
      <w:r>
        <w:t>(date)</w:t>
      </w:r>
      <w:r>
        <w:tab/>
      </w:r>
      <w:r w:rsidR="002969ED">
        <w:t>_______________________</w:t>
      </w:r>
    </w:p>
    <w:p w:rsidR="002969ED" w:rsidRDefault="002969ED" w:rsidP="00CA427F"/>
    <w:p w:rsidR="002969ED" w:rsidRDefault="002969ED" w:rsidP="00CA427F">
      <w:r>
        <w:t>*We also certify that written approval has been obtained for any proprietary material contained therein.</w:t>
      </w:r>
    </w:p>
    <w:p w:rsidR="00845427" w:rsidRDefault="002969ED" w:rsidP="00CA427F">
      <w:r>
        <w:lastRenderedPageBreak/>
        <w:br w:type="page"/>
      </w:r>
    </w:p>
    <w:p w:rsidR="00606590" w:rsidRDefault="00845427" w:rsidP="00606590">
      <w:pPr>
        <w:pStyle w:val="Heading1NoNumber"/>
        <w:rPr>
          <w:ins w:id="6" w:author="Ed" w:date="2013-04-03T15:32:00Z"/>
        </w:rPr>
        <w:pPrChange w:id="7" w:author="Ed" w:date="2013-04-03T15:32:00Z">
          <w:pPr>
            <w:pStyle w:val="TOC1"/>
            <w:tabs>
              <w:tab w:val="left" w:pos="440"/>
            </w:tabs>
          </w:pPr>
        </w:pPrChange>
      </w:pPr>
      <w:r>
        <w:lastRenderedPageBreak/>
        <w:t>Contents</w:t>
      </w:r>
    </w:p>
    <w:p w:rsidR="003803BC" w:rsidRDefault="0087344B">
      <w:pPr>
        <w:pStyle w:val="TOC1"/>
        <w:rPr>
          <w:ins w:id="8" w:author="Ed" w:date="2013-04-03T15:35:00Z"/>
          <w:rFonts w:asciiTheme="minorHAnsi" w:eastAsiaTheme="minorEastAsia" w:hAnsiTheme="minorHAnsi" w:cstheme="minorBidi"/>
          <w:noProof/>
          <w:sz w:val="22"/>
          <w:lang w:bidi="ar-SA"/>
        </w:rPr>
      </w:pPr>
      <w:r>
        <w:fldChar w:fldCharType="begin"/>
      </w:r>
      <w:r w:rsidR="00864D17">
        <w:instrText xml:space="preserve"> TOC \o </w:instrText>
      </w:r>
      <w:r>
        <w:fldChar w:fldCharType="separate"/>
      </w:r>
      <w:ins w:id="9" w:author="Ed" w:date="2013-04-03T15:35:00Z">
        <w:r w:rsidR="003803BC">
          <w:rPr>
            <w:noProof/>
          </w:rPr>
          <w:t>1. Introduction</w:t>
        </w:r>
        <w:r w:rsidR="003803BC">
          <w:rPr>
            <w:noProof/>
          </w:rPr>
          <w:tab/>
        </w:r>
        <w:r w:rsidR="003803BC">
          <w:rPr>
            <w:noProof/>
          </w:rPr>
          <w:fldChar w:fldCharType="begin"/>
        </w:r>
        <w:r w:rsidR="003803BC">
          <w:rPr>
            <w:noProof/>
          </w:rPr>
          <w:instrText xml:space="preserve"> PAGEREF _Toc352766710 \h </w:instrText>
        </w:r>
        <w:r w:rsidR="003803BC">
          <w:rPr>
            <w:noProof/>
          </w:rPr>
        </w:r>
      </w:ins>
      <w:r w:rsidR="003803BC">
        <w:rPr>
          <w:noProof/>
        </w:rPr>
        <w:fldChar w:fldCharType="separate"/>
      </w:r>
      <w:ins w:id="10" w:author="Ed" w:date="2013-04-03T15:35:00Z">
        <w:r w:rsidR="003803BC">
          <w:rPr>
            <w:noProof/>
          </w:rPr>
          <w:t>1</w:t>
        </w:r>
        <w:r w:rsidR="003803BC">
          <w:rPr>
            <w:noProof/>
          </w:rPr>
          <w:fldChar w:fldCharType="end"/>
        </w:r>
      </w:ins>
    </w:p>
    <w:p w:rsidR="003803BC" w:rsidRDefault="003803BC">
      <w:pPr>
        <w:pStyle w:val="TOC1"/>
        <w:rPr>
          <w:ins w:id="11" w:author="Ed" w:date="2013-04-03T15:35:00Z"/>
          <w:rFonts w:asciiTheme="minorHAnsi" w:eastAsiaTheme="minorEastAsia" w:hAnsiTheme="minorHAnsi" w:cstheme="minorBidi"/>
          <w:noProof/>
          <w:sz w:val="22"/>
          <w:lang w:bidi="ar-SA"/>
        </w:rPr>
      </w:pPr>
      <w:ins w:id="12" w:author="Ed" w:date="2013-04-03T15:35:00Z">
        <w:r>
          <w:rPr>
            <w:noProof/>
          </w:rPr>
          <w:t>2. Industrial Mobile Manipulation</w:t>
        </w:r>
        <w:r>
          <w:rPr>
            <w:noProof/>
          </w:rPr>
          <w:tab/>
        </w:r>
        <w:r>
          <w:rPr>
            <w:noProof/>
          </w:rPr>
          <w:fldChar w:fldCharType="begin"/>
        </w:r>
        <w:r>
          <w:rPr>
            <w:noProof/>
          </w:rPr>
          <w:instrText xml:space="preserve"> PAGEREF _Toc352766711 \h </w:instrText>
        </w:r>
        <w:r>
          <w:rPr>
            <w:noProof/>
          </w:rPr>
        </w:r>
      </w:ins>
      <w:r>
        <w:rPr>
          <w:noProof/>
        </w:rPr>
        <w:fldChar w:fldCharType="separate"/>
      </w:r>
      <w:ins w:id="13" w:author="Ed" w:date="2013-04-03T15:35:00Z">
        <w:r>
          <w:rPr>
            <w:noProof/>
          </w:rPr>
          <w:t>3</w:t>
        </w:r>
        <w:r>
          <w:rPr>
            <w:noProof/>
          </w:rPr>
          <w:fldChar w:fldCharType="end"/>
        </w:r>
      </w:ins>
    </w:p>
    <w:p w:rsidR="003803BC" w:rsidRDefault="003803BC">
      <w:pPr>
        <w:pStyle w:val="TOC1"/>
        <w:rPr>
          <w:ins w:id="14" w:author="Ed" w:date="2013-04-03T15:35:00Z"/>
          <w:rFonts w:asciiTheme="minorHAnsi" w:eastAsiaTheme="minorEastAsia" w:hAnsiTheme="minorHAnsi" w:cstheme="minorBidi"/>
          <w:noProof/>
          <w:sz w:val="22"/>
          <w:lang w:bidi="ar-SA"/>
        </w:rPr>
      </w:pPr>
      <w:ins w:id="15" w:author="Ed" w:date="2013-04-03T15:35:00Z">
        <w:r>
          <w:rPr>
            <w:noProof/>
          </w:rPr>
          <w:t>3. ABBY - System Design</w:t>
        </w:r>
        <w:r>
          <w:rPr>
            <w:noProof/>
          </w:rPr>
          <w:tab/>
        </w:r>
        <w:r>
          <w:rPr>
            <w:noProof/>
          </w:rPr>
          <w:fldChar w:fldCharType="begin"/>
        </w:r>
        <w:r>
          <w:rPr>
            <w:noProof/>
          </w:rPr>
          <w:instrText xml:space="preserve"> PAGEREF _Toc352766712 \h </w:instrText>
        </w:r>
        <w:r>
          <w:rPr>
            <w:noProof/>
          </w:rPr>
        </w:r>
      </w:ins>
      <w:r>
        <w:rPr>
          <w:noProof/>
        </w:rPr>
        <w:fldChar w:fldCharType="separate"/>
      </w:r>
      <w:ins w:id="16" w:author="Ed" w:date="2013-04-03T15:35:00Z">
        <w:r>
          <w:rPr>
            <w:noProof/>
          </w:rPr>
          <w:t>6</w:t>
        </w:r>
        <w:r>
          <w:rPr>
            <w:noProof/>
          </w:rPr>
          <w:fldChar w:fldCharType="end"/>
        </w:r>
      </w:ins>
    </w:p>
    <w:p w:rsidR="003803BC" w:rsidRDefault="003803BC">
      <w:pPr>
        <w:pStyle w:val="TOC2"/>
        <w:rPr>
          <w:ins w:id="17" w:author="Ed" w:date="2013-04-03T15:35:00Z"/>
          <w:rFonts w:asciiTheme="minorHAnsi" w:eastAsiaTheme="minorEastAsia" w:hAnsiTheme="minorHAnsi" w:cstheme="minorBidi"/>
          <w:noProof/>
          <w:sz w:val="22"/>
          <w:lang w:bidi="ar-SA"/>
        </w:rPr>
      </w:pPr>
      <w:ins w:id="18" w:author="Ed" w:date="2013-04-03T15:35:00Z">
        <w:r>
          <w:rPr>
            <w:noProof/>
          </w:rPr>
          <w:t>1.3 Invacare Ranger Wheelchair Base</w:t>
        </w:r>
        <w:r>
          <w:rPr>
            <w:noProof/>
          </w:rPr>
          <w:tab/>
        </w:r>
        <w:r>
          <w:rPr>
            <w:noProof/>
          </w:rPr>
          <w:fldChar w:fldCharType="begin"/>
        </w:r>
        <w:r>
          <w:rPr>
            <w:noProof/>
          </w:rPr>
          <w:instrText xml:space="preserve"> PAGEREF _Toc352766713 \h </w:instrText>
        </w:r>
        <w:r>
          <w:rPr>
            <w:noProof/>
          </w:rPr>
        </w:r>
      </w:ins>
      <w:r>
        <w:rPr>
          <w:noProof/>
        </w:rPr>
        <w:fldChar w:fldCharType="separate"/>
      </w:r>
      <w:ins w:id="19" w:author="Ed" w:date="2013-04-03T15:35:00Z">
        <w:r>
          <w:rPr>
            <w:noProof/>
          </w:rPr>
          <w:t>6</w:t>
        </w:r>
        <w:r>
          <w:rPr>
            <w:noProof/>
          </w:rPr>
          <w:fldChar w:fldCharType="end"/>
        </w:r>
      </w:ins>
    </w:p>
    <w:p w:rsidR="003803BC" w:rsidRDefault="003803BC">
      <w:pPr>
        <w:pStyle w:val="TOC2"/>
        <w:rPr>
          <w:ins w:id="20" w:author="Ed" w:date="2013-04-03T15:35:00Z"/>
          <w:rFonts w:asciiTheme="minorHAnsi" w:eastAsiaTheme="minorEastAsia" w:hAnsiTheme="minorHAnsi" w:cstheme="minorBidi"/>
          <w:noProof/>
          <w:sz w:val="22"/>
          <w:lang w:bidi="ar-SA"/>
        </w:rPr>
      </w:pPr>
      <w:ins w:id="21" w:author="Ed" w:date="2013-04-03T15:35:00Z">
        <w:r>
          <w:rPr>
            <w:noProof/>
          </w:rPr>
          <w:t>2.3 ABB IRB-120 Robotic Arm</w:t>
        </w:r>
        <w:r>
          <w:rPr>
            <w:noProof/>
          </w:rPr>
          <w:tab/>
        </w:r>
        <w:r>
          <w:rPr>
            <w:noProof/>
          </w:rPr>
          <w:fldChar w:fldCharType="begin"/>
        </w:r>
        <w:r>
          <w:rPr>
            <w:noProof/>
          </w:rPr>
          <w:instrText xml:space="preserve"> PAGEREF _Toc352766714 \h </w:instrText>
        </w:r>
        <w:r>
          <w:rPr>
            <w:noProof/>
          </w:rPr>
        </w:r>
      </w:ins>
      <w:r>
        <w:rPr>
          <w:noProof/>
        </w:rPr>
        <w:fldChar w:fldCharType="separate"/>
      </w:r>
      <w:ins w:id="22" w:author="Ed" w:date="2013-04-03T15:35:00Z">
        <w:r>
          <w:rPr>
            <w:noProof/>
          </w:rPr>
          <w:t>7</w:t>
        </w:r>
        <w:r>
          <w:rPr>
            <w:noProof/>
          </w:rPr>
          <w:fldChar w:fldCharType="end"/>
        </w:r>
      </w:ins>
    </w:p>
    <w:p w:rsidR="003803BC" w:rsidRDefault="003803BC">
      <w:pPr>
        <w:pStyle w:val="TOC2"/>
        <w:rPr>
          <w:ins w:id="23" w:author="Ed" w:date="2013-04-03T15:35:00Z"/>
          <w:rFonts w:asciiTheme="minorHAnsi" w:eastAsiaTheme="minorEastAsia" w:hAnsiTheme="minorHAnsi" w:cstheme="minorBidi"/>
          <w:noProof/>
          <w:sz w:val="22"/>
          <w:lang w:bidi="ar-SA"/>
        </w:rPr>
      </w:pPr>
      <w:ins w:id="24" w:author="Ed" w:date="2013-04-03T15:35:00Z">
        <w:r>
          <w:rPr>
            <w:noProof/>
          </w:rPr>
          <w:t>3.3 End Effector</w:t>
        </w:r>
        <w:r>
          <w:rPr>
            <w:noProof/>
          </w:rPr>
          <w:tab/>
        </w:r>
        <w:r>
          <w:rPr>
            <w:noProof/>
          </w:rPr>
          <w:fldChar w:fldCharType="begin"/>
        </w:r>
        <w:r>
          <w:rPr>
            <w:noProof/>
          </w:rPr>
          <w:instrText xml:space="preserve"> PAGEREF _Toc352766715 \h </w:instrText>
        </w:r>
        <w:r>
          <w:rPr>
            <w:noProof/>
          </w:rPr>
        </w:r>
      </w:ins>
      <w:r>
        <w:rPr>
          <w:noProof/>
        </w:rPr>
        <w:fldChar w:fldCharType="separate"/>
      </w:r>
      <w:ins w:id="25" w:author="Ed" w:date="2013-04-03T15:35:00Z">
        <w:r>
          <w:rPr>
            <w:noProof/>
          </w:rPr>
          <w:t>8</w:t>
        </w:r>
        <w:r>
          <w:rPr>
            <w:noProof/>
          </w:rPr>
          <w:fldChar w:fldCharType="end"/>
        </w:r>
      </w:ins>
    </w:p>
    <w:p w:rsidR="003803BC" w:rsidRDefault="003803BC">
      <w:pPr>
        <w:pStyle w:val="TOC2"/>
        <w:rPr>
          <w:ins w:id="26" w:author="Ed" w:date="2013-04-03T15:35:00Z"/>
          <w:rFonts w:asciiTheme="minorHAnsi" w:eastAsiaTheme="minorEastAsia" w:hAnsiTheme="minorHAnsi" w:cstheme="minorBidi"/>
          <w:noProof/>
          <w:sz w:val="22"/>
          <w:lang w:bidi="ar-SA"/>
        </w:rPr>
      </w:pPr>
      <w:ins w:id="27" w:author="Ed" w:date="2013-04-03T15:35:00Z">
        <w:r>
          <w:rPr>
            <w:noProof/>
          </w:rPr>
          <w:t>4.3 Custom Frame Design</w:t>
        </w:r>
        <w:r>
          <w:rPr>
            <w:noProof/>
          </w:rPr>
          <w:tab/>
        </w:r>
        <w:r>
          <w:rPr>
            <w:noProof/>
          </w:rPr>
          <w:fldChar w:fldCharType="begin"/>
        </w:r>
        <w:r>
          <w:rPr>
            <w:noProof/>
          </w:rPr>
          <w:instrText xml:space="preserve"> PAGEREF _Toc352766716 \h </w:instrText>
        </w:r>
        <w:r>
          <w:rPr>
            <w:noProof/>
          </w:rPr>
        </w:r>
      </w:ins>
      <w:r>
        <w:rPr>
          <w:noProof/>
        </w:rPr>
        <w:fldChar w:fldCharType="separate"/>
      </w:r>
      <w:ins w:id="28" w:author="Ed" w:date="2013-04-03T15:35:00Z">
        <w:r>
          <w:rPr>
            <w:noProof/>
          </w:rPr>
          <w:t>10</w:t>
        </w:r>
        <w:r>
          <w:rPr>
            <w:noProof/>
          </w:rPr>
          <w:fldChar w:fldCharType="end"/>
        </w:r>
      </w:ins>
    </w:p>
    <w:p w:rsidR="003803BC" w:rsidRDefault="003803BC">
      <w:pPr>
        <w:pStyle w:val="TOC2"/>
        <w:rPr>
          <w:ins w:id="29" w:author="Ed" w:date="2013-04-03T15:35:00Z"/>
          <w:rFonts w:asciiTheme="minorHAnsi" w:eastAsiaTheme="minorEastAsia" w:hAnsiTheme="minorHAnsi" w:cstheme="minorBidi"/>
          <w:noProof/>
          <w:sz w:val="22"/>
          <w:lang w:bidi="ar-SA"/>
        </w:rPr>
      </w:pPr>
      <w:ins w:id="30" w:author="Ed" w:date="2013-04-03T15:35:00Z">
        <w:r>
          <w:rPr>
            <w:noProof/>
          </w:rPr>
          <w:t>5.3 Power</w:t>
        </w:r>
        <w:r>
          <w:rPr>
            <w:noProof/>
          </w:rPr>
          <w:tab/>
        </w:r>
        <w:r>
          <w:rPr>
            <w:noProof/>
          </w:rPr>
          <w:fldChar w:fldCharType="begin"/>
        </w:r>
        <w:r>
          <w:rPr>
            <w:noProof/>
          </w:rPr>
          <w:instrText xml:space="preserve"> PAGEREF _Toc352766717 \h </w:instrText>
        </w:r>
        <w:r>
          <w:rPr>
            <w:noProof/>
          </w:rPr>
        </w:r>
      </w:ins>
      <w:r>
        <w:rPr>
          <w:noProof/>
        </w:rPr>
        <w:fldChar w:fldCharType="separate"/>
      </w:r>
      <w:ins w:id="31" w:author="Ed" w:date="2013-04-03T15:35:00Z">
        <w:r>
          <w:rPr>
            <w:noProof/>
          </w:rPr>
          <w:t>13</w:t>
        </w:r>
        <w:r>
          <w:rPr>
            <w:noProof/>
          </w:rPr>
          <w:fldChar w:fldCharType="end"/>
        </w:r>
      </w:ins>
    </w:p>
    <w:p w:rsidR="003803BC" w:rsidRDefault="003803BC">
      <w:pPr>
        <w:pStyle w:val="TOC2"/>
        <w:rPr>
          <w:ins w:id="32" w:author="Ed" w:date="2013-04-03T15:35:00Z"/>
          <w:rFonts w:asciiTheme="minorHAnsi" w:eastAsiaTheme="minorEastAsia" w:hAnsiTheme="minorHAnsi" w:cstheme="minorBidi"/>
          <w:noProof/>
          <w:sz w:val="22"/>
          <w:lang w:bidi="ar-SA"/>
        </w:rPr>
      </w:pPr>
      <w:ins w:id="33" w:author="Ed" w:date="2013-04-03T15:35:00Z">
        <w:r>
          <w:rPr>
            <w:noProof/>
          </w:rPr>
          <w:t>6.3 Sensors</w:t>
        </w:r>
        <w:r>
          <w:rPr>
            <w:noProof/>
          </w:rPr>
          <w:tab/>
        </w:r>
        <w:r>
          <w:rPr>
            <w:noProof/>
          </w:rPr>
          <w:fldChar w:fldCharType="begin"/>
        </w:r>
        <w:r>
          <w:rPr>
            <w:noProof/>
          </w:rPr>
          <w:instrText xml:space="preserve"> PAGEREF _Toc352766718 \h </w:instrText>
        </w:r>
        <w:r>
          <w:rPr>
            <w:noProof/>
          </w:rPr>
        </w:r>
      </w:ins>
      <w:r>
        <w:rPr>
          <w:noProof/>
        </w:rPr>
        <w:fldChar w:fldCharType="separate"/>
      </w:r>
      <w:ins w:id="34" w:author="Ed" w:date="2013-04-03T15:35:00Z">
        <w:r>
          <w:rPr>
            <w:noProof/>
          </w:rPr>
          <w:t>16</w:t>
        </w:r>
        <w:r>
          <w:rPr>
            <w:noProof/>
          </w:rPr>
          <w:fldChar w:fldCharType="end"/>
        </w:r>
      </w:ins>
    </w:p>
    <w:p w:rsidR="003803BC" w:rsidRDefault="003803BC">
      <w:pPr>
        <w:pStyle w:val="TOC2"/>
        <w:rPr>
          <w:ins w:id="35" w:author="Ed" w:date="2013-04-03T15:35:00Z"/>
          <w:rFonts w:asciiTheme="minorHAnsi" w:eastAsiaTheme="minorEastAsia" w:hAnsiTheme="minorHAnsi" w:cstheme="minorBidi"/>
          <w:noProof/>
          <w:sz w:val="22"/>
          <w:lang w:bidi="ar-SA"/>
        </w:rPr>
      </w:pPr>
      <w:ins w:id="36" w:author="Ed" w:date="2013-04-03T15:35:00Z">
        <w:r>
          <w:rPr>
            <w:noProof/>
          </w:rPr>
          <w:t>7.3 Computing Hardware</w:t>
        </w:r>
        <w:r>
          <w:rPr>
            <w:noProof/>
          </w:rPr>
          <w:tab/>
        </w:r>
        <w:r>
          <w:rPr>
            <w:noProof/>
          </w:rPr>
          <w:fldChar w:fldCharType="begin"/>
        </w:r>
        <w:r>
          <w:rPr>
            <w:noProof/>
          </w:rPr>
          <w:instrText xml:space="preserve"> PAGEREF _Toc352766719 \h </w:instrText>
        </w:r>
        <w:r>
          <w:rPr>
            <w:noProof/>
          </w:rPr>
        </w:r>
      </w:ins>
      <w:r>
        <w:rPr>
          <w:noProof/>
        </w:rPr>
        <w:fldChar w:fldCharType="separate"/>
      </w:r>
      <w:ins w:id="37" w:author="Ed" w:date="2013-04-03T15:35:00Z">
        <w:r>
          <w:rPr>
            <w:noProof/>
          </w:rPr>
          <w:t>18</w:t>
        </w:r>
        <w:r>
          <w:rPr>
            <w:noProof/>
          </w:rPr>
          <w:fldChar w:fldCharType="end"/>
        </w:r>
      </w:ins>
    </w:p>
    <w:p w:rsidR="003803BC" w:rsidRDefault="003803BC">
      <w:pPr>
        <w:pStyle w:val="TOC3"/>
        <w:rPr>
          <w:ins w:id="38" w:author="Ed" w:date="2013-04-03T15:35:00Z"/>
          <w:rFonts w:asciiTheme="minorHAnsi" w:eastAsiaTheme="minorEastAsia" w:hAnsiTheme="minorHAnsi" w:cstheme="minorBidi"/>
          <w:noProof/>
          <w:sz w:val="22"/>
          <w:lang w:bidi="ar-SA"/>
        </w:rPr>
      </w:pPr>
      <w:ins w:id="39" w:author="Ed" w:date="2013-04-03T15:35:00Z">
        <w:r>
          <w:rPr>
            <w:noProof/>
          </w:rPr>
          <w:t>PC</w:t>
        </w:r>
        <w:r>
          <w:rPr>
            <w:noProof/>
          </w:rPr>
          <w:tab/>
        </w:r>
        <w:r>
          <w:rPr>
            <w:noProof/>
          </w:rPr>
          <w:fldChar w:fldCharType="begin"/>
        </w:r>
        <w:r>
          <w:rPr>
            <w:noProof/>
          </w:rPr>
          <w:instrText xml:space="preserve"> PAGEREF _Toc352766720 \h </w:instrText>
        </w:r>
        <w:r>
          <w:rPr>
            <w:noProof/>
          </w:rPr>
        </w:r>
      </w:ins>
      <w:r>
        <w:rPr>
          <w:noProof/>
        </w:rPr>
        <w:fldChar w:fldCharType="separate"/>
      </w:r>
      <w:ins w:id="40" w:author="Ed" w:date="2013-04-03T15:35:00Z">
        <w:r>
          <w:rPr>
            <w:noProof/>
          </w:rPr>
          <w:t>18</w:t>
        </w:r>
        <w:r>
          <w:rPr>
            <w:noProof/>
          </w:rPr>
          <w:fldChar w:fldCharType="end"/>
        </w:r>
      </w:ins>
    </w:p>
    <w:p w:rsidR="003803BC" w:rsidRDefault="003803BC">
      <w:pPr>
        <w:pStyle w:val="TOC3"/>
        <w:rPr>
          <w:ins w:id="41" w:author="Ed" w:date="2013-04-03T15:35:00Z"/>
          <w:rFonts w:asciiTheme="minorHAnsi" w:eastAsiaTheme="minorEastAsia" w:hAnsiTheme="minorHAnsi" w:cstheme="minorBidi"/>
          <w:noProof/>
          <w:sz w:val="22"/>
          <w:lang w:bidi="ar-SA"/>
        </w:rPr>
      </w:pPr>
      <w:ins w:id="42" w:author="Ed" w:date="2013-04-03T15:35:00Z">
        <w:r>
          <w:rPr>
            <w:noProof/>
          </w:rPr>
          <w:t>National Instruments cRIO</w:t>
        </w:r>
        <w:r>
          <w:rPr>
            <w:noProof/>
          </w:rPr>
          <w:tab/>
        </w:r>
        <w:r>
          <w:rPr>
            <w:noProof/>
          </w:rPr>
          <w:fldChar w:fldCharType="begin"/>
        </w:r>
        <w:r>
          <w:rPr>
            <w:noProof/>
          </w:rPr>
          <w:instrText xml:space="preserve"> PAGEREF _Toc352766721 \h </w:instrText>
        </w:r>
        <w:r>
          <w:rPr>
            <w:noProof/>
          </w:rPr>
        </w:r>
      </w:ins>
      <w:r>
        <w:rPr>
          <w:noProof/>
        </w:rPr>
        <w:fldChar w:fldCharType="separate"/>
      </w:r>
      <w:ins w:id="43" w:author="Ed" w:date="2013-04-03T15:35:00Z">
        <w:r>
          <w:rPr>
            <w:noProof/>
          </w:rPr>
          <w:t>19</w:t>
        </w:r>
        <w:r>
          <w:rPr>
            <w:noProof/>
          </w:rPr>
          <w:fldChar w:fldCharType="end"/>
        </w:r>
      </w:ins>
    </w:p>
    <w:p w:rsidR="003803BC" w:rsidRDefault="003803BC">
      <w:pPr>
        <w:pStyle w:val="TOC3"/>
        <w:rPr>
          <w:ins w:id="44" w:author="Ed" w:date="2013-04-03T15:35:00Z"/>
          <w:rFonts w:asciiTheme="minorHAnsi" w:eastAsiaTheme="minorEastAsia" w:hAnsiTheme="minorHAnsi" w:cstheme="minorBidi"/>
          <w:noProof/>
          <w:sz w:val="22"/>
          <w:lang w:bidi="ar-SA"/>
        </w:rPr>
      </w:pPr>
      <w:ins w:id="45" w:author="Ed" w:date="2013-04-03T15:35:00Z">
        <w:r>
          <w:rPr>
            <w:noProof/>
          </w:rPr>
          <w:t>ABB IRC5</w:t>
        </w:r>
        <w:r>
          <w:rPr>
            <w:noProof/>
          </w:rPr>
          <w:tab/>
        </w:r>
        <w:r>
          <w:rPr>
            <w:noProof/>
          </w:rPr>
          <w:fldChar w:fldCharType="begin"/>
        </w:r>
        <w:r>
          <w:rPr>
            <w:noProof/>
          </w:rPr>
          <w:instrText xml:space="preserve"> PAGEREF _Toc352766722 \h </w:instrText>
        </w:r>
        <w:r>
          <w:rPr>
            <w:noProof/>
          </w:rPr>
        </w:r>
      </w:ins>
      <w:r>
        <w:rPr>
          <w:noProof/>
        </w:rPr>
        <w:fldChar w:fldCharType="separate"/>
      </w:r>
      <w:ins w:id="46" w:author="Ed" w:date="2013-04-03T15:35:00Z">
        <w:r>
          <w:rPr>
            <w:noProof/>
          </w:rPr>
          <w:t>20</w:t>
        </w:r>
        <w:r>
          <w:rPr>
            <w:noProof/>
          </w:rPr>
          <w:fldChar w:fldCharType="end"/>
        </w:r>
      </w:ins>
    </w:p>
    <w:p w:rsidR="003803BC" w:rsidRDefault="003803BC">
      <w:pPr>
        <w:pStyle w:val="TOC2"/>
        <w:rPr>
          <w:ins w:id="47" w:author="Ed" w:date="2013-04-03T15:35:00Z"/>
          <w:rFonts w:asciiTheme="minorHAnsi" w:eastAsiaTheme="minorEastAsia" w:hAnsiTheme="minorHAnsi" w:cstheme="minorBidi"/>
          <w:noProof/>
          <w:sz w:val="22"/>
          <w:lang w:bidi="ar-SA"/>
        </w:rPr>
      </w:pPr>
      <w:ins w:id="48" w:author="Ed" w:date="2013-04-03T15:35:00Z">
        <w:r>
          <w:rPr>
            <w:noProof/>
          </w:rPr>
          <w:t>8.3 Robot Operating System</w:t>
        </w:r>
        <w:r>
          <w:rPr>
            <w:noProof/>
          </w:rPr>
          <w:tab/>
        </w:r>
        <w:r>
          <w:rPr>
            <w:noProof/>
          </w:rPr>
          <w:fldChar w:fldCharType="begin"/>
        </w:r>
        <w:r>
          <w:rPr>
            <w:noProof/>
          </w:rPr>
          <w:instrText xml:space="preserve"> PAGEREF _Toc352766724 \h </w:instrText>
        </w:r>
        <w:r>
          <w:rPr>
            <w:noProof/>
          </w:rPr>
        </w:r>
      </w:ins>
      <w:r>
        <w:rPr>
          <w:noProof/>
        </w:rPr>
        <w:fldChar w:fldCharType="separate"/>
      </w:r>
      <w:ins w:id="49" w:author="Ed" w:date="2013-04-03T15:35:00Z">
        <w:r>
          <w:rPr>
            <w:noProof/>
          </w:rPr>
          <w:t>21</w:t>
        </w:r>
        <w:r>
          <w:rPr>
            <w:noProof/>
          </w:rPr>
          <w:fldChar w:fldCharType="end"/>
        </w:r>
      </w:ins>
    </w:p>
    <w:p w:rsidR="003803BC" w:rsidRDefault="003803BC">
      <w:pPr>
        <w:pStyle w:val="TOC3"/>
        <w:rPr>
          <w:ins w:id="50" w:author="Ed" w:date="2013-04-03T15:35:00Z"/>
          <w:rFonts w:asciiTheme="minorHAnsi" w:eastAsiaTheme="minorEastAsia" w:hAnsiTheme="minorHAnsi" w:cstheme="minorBidi"/>
          <w:noProof/>
          <w:sz w:val="22"/>
          <w:lang w:bidi="ar-SA"/>
        </w:rPr>
      </w:pPr>
      <w:ins w:id="51" w:author="Ed" w:date="2013-04-03T15:35:00Z">
        <w:r>
          <w:rPr>
            <w:noProof/>
          </w:rPr>
          <w:t>The Robot Model</w:t>
        </w:r>
        <w:r>
          <w:rPr>
            <w:noProof/>
          </w:rPr>
          <w:tab/>
        </w:r>
        <w:r>
          <w:rPr>
            <w:noProof/>
          </w:rPr>
          <w:fldChar w:fldCharType="begin"/>
        </w:r>
        <w:r>
          <w:rPr>
            <w:noProof/>
          </w:rPr>
          <w:instrText xml:space="preserve"> PAGEREF _Toc352766725 \h </w:instrText>
        </w:r>
        <w:r>
          <w:rPr>
            <w:noProof/>
          </w:rPr>
        </w:r>
      </w:ins>
      <w:r>
        <w:rPr>
          <w:noProof/>
        </w:rPr>
        <w:fldChar w:fldCharType="separate"/>
      </w:r>
      <w:ins w:id="52" w:author="Ed" w:date="2013-04-03T15:35:00Z">
        <w:r>
          <w:rPr>
            <w:noProof/>
          </w:rPr>
          <w:t>23</w:t>
        </w:r>
        <w:r>
          <w:rPr>
            <w:noProof/>
          </w:rPr>
          <w:fldChar w:fldCharType="end"/>
        </w:r>
      </w:ins>
    </w:p>
    <w:p w:rsidR="003803BC" w:rsidRDefault="003803BC">
      <w:pPr>
        <w:pStyle w:val="TOC2"/>
        <w:rPr>
          <w:ins w:id="53" w:author="Ed" w:date="2013-04-03T15:35:00Z"/>
          <w:rFonts w:asciiTheme="minorHAnsi" w:eastAsiaTheme="minorEastAsia" w:hAnsiTheme="minorHAnsi" w:cstheme="minorBidi"/>
          <w:noProof/>
          <w:sz w:val="22"/>
          <w:lang w:bidi="ar-SA"/>
        </w:rPr>
      </w:pPr>
      <w:ins w:id="54" w:author="Ed" w:date="2013-04-03T15:35:00Z">
        <w:r>
          <w:rPr>
            <w:noProof/>
          </w:rPr>
          <w:t>9.3 Hardware Drivers</w:t>
        </w:r>
        <w:r>
          <w:rPr>
            <w:noProof/>
          </w:rPr>
          <w:tab/>
        </w:r>
        <w:r>
          <w:rPr>
            <w:noProof/>
          </w:rPr>
          <w:fldChar w:fldCharType="begin"/>
        </w:r>
        <w:r>
          <w:rPr>
            <w:noProof/>
          </w:rPr>
          <w:instrText xml:space="preserve"> PAGEREF _Toc352766726 \h </w:instrText>
        </w:r>
        <w:r>
          <w:rPr>
            <w:noProof/>
          </w:rPr>
        </w:r>
      </w:ins>
      <w:r>
        <w:rPr>
          <w:noProof/>
        </w:rPr>
        <w:fldChar w:fldCharType="separate"/>
      </w:r>
      <w:ins w:id="55" w:author="Ed" w:date="2013-04-03T15:35:00Z">
        <w:r>
          <w:rPr>
            <w:noProof/>
          </w:rPr>
          <w:t>25</w:t>
        </w:r>
        <w:r>
          <w:rPr>
            <w:noProof/>
          </w:rPr>
          <w:fldChar w:fldCharType="end"/>
        </w:r>
      </w:ins>
    </w:p>
    <w:p w:rsidR="003803BC" w:rsidRDefault="003803BC">
      <w:pPr>
        <w:pStyle w:val="TOC3"/>
        <w:rPr>
          <w:ins w:id="56" w:author="Ed" w:date="2013-04-03T15:35:00Z"/>
          <w:rFonts w:asciiTheme="minorHAnsi" w:eastAsiaTheme="minorEastAsia" w:hAnsiTheme="minorHAnsi" w:cstheme="minorBidi"/>
          <w:noProof/>
          <w:sz w:val="22"/>
          <w:lang w:bidi="ar-SA"/>
        </w:rPr>
      </w:pPr>
      <w:ins w:id="57" w:author="Ed" w:date="2013-04-03T15:35:00Z">
        <w:r>
          <w:rPr>
            <w:noProof/>
          </w:rPr>
          <w:t>The Mobile Base</w:t>
        </w:r>
        <w:r>
          <w:rPr>
            <w:noProof/>
          </w:rPr>
          <w:tab/>
        </w:r>
        <w:r>
          <w:rPr>
            <w:noProof/>
          </w:rPr>
          <w:fldChar w:fldCharType="begin"/>
        </w:r>
        <w:r>
          <w:rPr>
            <w:noProof/>
          </w:rPr>
          <w:instrText xml:space="preserve"> PAGEREF _Toc352766727 \h </w:instrText>
        </w:r>
        <w:r>
          <w:rPr>
            <w:noProof/>
          </w:rPr>
        </w:r>
      </w:ins>
      <w:r>
        <w:rPr>
          <w:noProof/>
        </w:rPr>
        <w:fldChar w:fldCharType="separate"/>
      </w:r>
      <w:ins w:id="58" w:author="Ed" w:date="2013-04-03T15:35:00Z">
        <w:r>
          <w:rPr>
            <w:noProof/>
          </w:rPr>
          <w:t>26</w:t>
        </w:r>
        <w:r>
          <w:rPr>
            <w:noProof/>
          </w:rPr>
          <w:fldChar w:fldCharType="end"/>
        </w:r>
      </w:ins>
    </w:p>
    <w:p w:rsidR="003803BC" w:rsidRDefault="003803BC">
      <w:pPr>
        <w:pStyle w:val="TOC3"/>
        <w:rPr>
          <w:ins w:id="59" w:author="Ed" w:date="2013-04-03T15:35:00Z"/>
          <w:rFonts w:asciiTheme="minorHAnsi" w:eastAsiaTheme="minorEastAsia" w:hAnsiTheme="minorHAnsi" w:cstheme="minorBidi"/>
          <w:noProof/>
          <w:sz w:val="22"/>
          <w:lang w:bidi="ar-SA"/>
        </w:rPr>
      </w:pPr>
      <w:ins w:id="60" w:author="Ed" w:date="2013-04-03T15:35:00Z">
        <w:r>
          <w:rPr>
            <w:noProof/>
          </w:rPr>
          <w:t>ROS Industrial</w:t>
        </w:r>
        <w:r>
          <w:rPr>
            <w:noProof/>
          </w:rPr>
          <w:tab/>
        </w:r>
        <w:r>
          <w:rPr>
            <w:noProof/>
          </w:rPr>
          <w:fldChar w:fldCharType="begin"/>
        </w:r>
        <w:r>
          <w:rPr>
            <w:noProof/>
          </w:rPr>
          <w:instrText xml:space="preserve"> PAGEREF _Toc352766728 \h </w:instrText>
        </w:r>
        <w:r>
          <w:rPr>
            <w:noProof/>
          </w:rPr>
        </w:r>
      </w:ins>
      <w:r>
        <w:rPr>
          <w:noProof/>
        </w:rPr>
        <w:fldChar w:fldCharType="separate"/>
      </w:r>
      <w:ins w:id="61" w:author="Ed" w:date="2013-04-03T15:35:00Z">
        <w:r>
          <w:rPr>
            <w:noProof/>
          </w:rPr>
          <w:t>27</w:t>
        </w:r>
        <w:r>
          <w:rPr>
            <w:noProof/>
          </w:rPr>
          <w:fldChar w:fldCharType="end"/>
        </w:r>
      </w:ins>
    </w:p>
    <w:p w:rsidR="003803BC" w:rsidRDefault="003803BC">
      <w:pPr>
        <w:pStyle w:val="TOC3"/>
        <w:rPr>
          <w:ins w:id="62" w:author="Ed" w:date="2013-04-03T15:35:00Z"/>
          <w:rFonts w:asciiTheme="minorHAnsi" w:eastAsiaTheme="minorEastAsia" w:hAnsiTheme="minorHAnsi" w:cstheme="minorBidi"/>
          <w:noProof/>
          <w:sz w:val="22"/>
          <w:lang w:bidi="ar-SA"/>
        </w:rPr>
      </w:pPr>
      <w:ins w:id="63" w:author="Ed" w:date="2013-04-03T15:35:00Z">
        <w:r>
          <w:rPr>
            <w:noProof/>
          </w:rPr>
          <w:t>Gripper Driver</w:t>
        </w:r>
        <w:r>
          <w:rPr>
            <w:noProof/>
          </w:rPr>
          <w:tab/>
        </w:r>
        <w:r>
          <w:rPr>
            <w:noProof/>
          </w:rPr>
          <w:fldChar w:fldCharType="begin"/>
        </w:r>
        <w:r>
          <w:rPr>
            <w:noProof/>
          </w:rPr>
          <w:instrText xml:space="preserve"> PAGEREF _Toc352766729 \h </w:instrText>
        </w:r>
        <w:r>
          <w:rPr>
            <w:noProof/>
          </w:rPr>
        </w:r>
      </w:ins>
      <w:r>
        <w:rPr>
          <w:noProof/>
        </w:rPr>
        <w:fldChar w:fldCharType="separate"/>
      </w:r>
      <w:ins w:id="64" w:author="Ed" w:date="2013-04-03T15:35:00Z">
        <w:r>
          <w:rPr>
            <w:noProof/>
          </w:rPr>
          <w:t>28</w:t>
        </w:r>
        <w:r>
          <w:rPr>
            <w:noProof/>
          </w:rPr>
          <w:fldChar w:fldCharType="end"/>
        </w:r>
      </w:ins>
    </w:p>
    <w:p w:rsidR="003803BC" w:rsidRDefault="003803BC">
      <w:pPr>
        <w:pStyle w:val="TOC1"/>
        <w:rPr>
          <w:ins w:id="65" w:author="Ed" w:date="2013-04-03T15:35:00Z"/>
          <w:rFonts w:asciiTheme="minorHAnsi" w:eastAsiaTheme="minorEastAsia" w:hAnsiTheme="minorHAnsi" w:cstheme="minorBidi"/>
          <w:noProof/>
          <w:sz w:val="22"/>
          <w:lang w:bidi="ar-SA"/>
        </w:rPr>
      </w:pPr>
      <w:ins w:id="66" w:author="Ed" w:date="2013-04-03T15:35:00Z">
        <w:r>
          <w:rPr>
            <w:noProof/>
          </w:rPr>
          <w:lastRenderedPageBreak/>
          <w:t>4. Experimental Software</w:t>
        </w:r>
        <w:r>
          <w:rPr>
            <w:noProof/>
          </w:rPr>
          <w:tab/>
        </w:r>
        <w:r>
          <w:rPr>
            <w:noProof/>
          </w:rPr>
          <w:fldChar w:fldCharType="begin"/>
        </w:r>
        <w:r>
          <w:rPr>
            <w:noProof/>
          </w:rPr>
          <w:instrText xml:space="preserve"> PAGEREF _Toc352766730 \h </w:instrText>
        </w:r>
        <w:r>
          <w:rPr>
            <w:noProof/>
          </w:rPr>
        </w:r>
      </w:ins>
      <w:r>
        <w:rPr>
          <w:noProof/>
        </w:rPr>
        <w:fldChar w:fldCharType="separate"/>
      </w:r>
      <w:ins w:id="67" w:author="Ed" w:date="2013-04-03T15:35:00Z">
        <w:r>
          <w:rPr>
            <w:noProof/>
          </w:rPr>
          <w:t>30</w:t>
        </w:r>
        <w:r>
          <w:rPr>
            <w:noProof/>
          </w:rPr>
          <w:fldChar w:fldCharType="end"/>
        </w:r>
      </w:ins>
    </w:p>
    <w:p w:rsidR="003803BC" w:rsidRDefault="003803BC">
      <w:pPr>
        <w:pStyle w:val="TOC2"/>
        <w:rPr>
          <w:ins w:id="68" w:author="Ed" w:date="2013-04-03T15:35:00Z"/>
          <w:rFonts w:asciiTheme="minorHAnsi" w:eastAsiaTheme="minorEastAsia" w:hAnsiTheme="minorHAnsi" w:cstheme="minorBidi"/>
          <w:noProof/>
          <w:sz w:val="22"/>
          <w:lang w:bidi="ar-SA"/>
        </w:rPr>
      </w:pPr>
      <w:ins w:id="69" w:author="Ed" w:date="2013-04-03T15:35:00Z">
        <w:r>
          <w:rPr>
            <w:noProof/>
          </w:rPr>
          <w:t>1.4 Kinect Position Calibration</w:t>
        </w:r>
        <w:r>
          <w:rPr>
            <w:noProof/>
          </w:rPr>
          <w:tab/>
        </w:r>
        <w:r>
          <w:rPr>
            <w:noProof/>
          </w:rPr>
          <w:fldChar w:fldCharType="begin"/>
        </w:r>
        <w:r>
          <w:rPr>
            <w:noProof/>
          </w:rPr>
          <w:instrText xml:space="preserve"> PAGEREF _Toc352766731 \h </w:instrText>
        </w:r>
        <w:r>
          <w:rPr>
            <w:noProof/>
          </w:rPr>
        </w:r>
      </w:ins>
      <w:r>
        <w:rPr>
          <w:noProof/>
        </w:rPr>
        <w:fldChar w:fldCharType="separate"/>
      </w:r>
      <w:ins w:id="70" w:author="Ed" w:date="2013-04-03T15:35:00Z">
        <w:r>
          <w:rPr>
            <w:noProof/>
          </w:rPr>
          <w:t>30</w:t>
        </w:r>
        <w:r>
          <w:rPr>
            <w:noProof/>
          </w:rPr>
          <w:fldChar w:fldCharType="end"/>
        </w:r>
      </w:ins>
    </w:p>
    <w:p w:rsidR="003803BC" w:rsidRDefault="003803BC">
      <w:pPr>
        <w:pStyle w:val="TOC2"/>
        <w:rPr>
          <w:ins w:id="71" w:author="Ed" w:date="2013-04-03T15:35:00Z"/>
          <w:rFonts w:asciiTheme="minorHAnsi" w:eastAsiaTheme="minorEastAsia" w:hAnsiTheme="minorHAnsi" w:cstheme="minorBidi"/>
          <w:noProof/>
          <w:sz w:val="22"/>
          <w:lang w:bidi="ar-SA"/>
        </w:rPr>
      </w:pPr>
      <w:ins w:id="72" w:author="Ed" w:date="2013-04-03T15:35:00Z">
        <w:r>
          <w:rPr>
            <w:noProof/>
          </w:rPr>
          <w:t>2.4 Mobile Base Planning</w:t>
        </w:r>
        <w:r>
          <w:rPr>
            <w:noProof/>
          </w:rPr>
          <w:tab/>
        </w:r>
        <w:r>
          <w:rPr>
            <w:noProof/>
          </w:rPr>
          <w:fldChar w:fldCharType="begin"/>
        </w:r>
        <w:r>
          <w:rPr>
            <w:noProof/>
          </w:rPr>
          <w:instrText xml:space="preserve"> PAGEREF _Toc352766732 \h </w:instrText>
        </w:r>
        <w:r>
          <w:rPr>
            <w:noProof/>
          </w:rPr>
        </w:r>
      </w:ins>
      <w:r>
        <w:rPr>
          <w:noProof/>
        </w:rPr>
        <w:fldChar w:fldCharType="separate"/>
      </w:r>
      <w:ins w:id="73" w:author="Ed" w:date="2013-04-03T15:35:00Z">
        <w:r>
          <w:rPr>
            <w:noProof/>
          </w:rPr>
          <w:t>31</w:t>
        </w:r>
        <w:r>
          <w:rPr>
            <w:noProof/>
          </w:rPr>
          <w:fldChar w:fldCharType="end"/>
        </w:r>
      </w:ins>
    </w:p>
    <w:p w:rsidR="003803BC" w:rsidRDefault="003803BC">
      <w:pPr>
        <w:pStyle w:val="TOC3"/>
        <w:rPr>
          <w:ins w:id="74" w:author="Ed" w:date="2013-04-03T15:35:00Z"/>
          <w:rFonts w:asciiTheme="minorHAnsi" w:eastAsiaTheme="minorEastAsia" w:hAnsiTheme="minorHAnsi" w:cstheme="minorBidi"/>
          <w:noProof/>
          <w:sz w:val="22"/>
          <w:lang w:bidi="ar-SA"/>
        </w:rPr>
      </w:pPr>
      <w:ins w:id="75" w:author="Ed" w:date="2013-04-03T15:35:00Z">
        <w:r>
          <w:rPr>
            <w:noProof/>
          </w:rPr>
          <w:t>Localization</w:t>
        </w:r>
        <w:r>
          <w:rPr>
            <w:noProof/>
          </w:rPr>
          <w:tab/>
        </w:r>
        <w:r>
          <w:rPr>
            <w:noProof/>
          </w:rPr>
          <w:fldChar w:fldCharType="begin"/>
        </w:r>
        <w:r>
          <w:rPr>
            <w:noProof/>
          </w:rPr>
          <w:instrText xml:space="preserve"> PAGEREF _Toc352766733 \h </w:instrText>
        </w:r>
        <w:r>
          <w:rPr>
            <w:noProof/>
          </w:rPr>
        </w:r>
      </w:ins>
      <w:r>
        <w:rPr>
          <w:noProof/>
        </w:rPr>
        <w:fldChar w:fldCharType="separate"/>
      </w:r>
      <w:ins w:id="76" w:author="Ed" w:date="2013-04-03T15:35:00Z">
        <w:r>
          <w:rPr>
            <w:noProof/>
          </w:rPr>
          <w:t>31</w:t>
        </w:r>
        <w:r>
          <w:rPr>
            <w:noProof/>
          </w:rPr>
          <w:fldChar w:fldCharType="end"/>
        </w:r>
      </w:ins>
    </w:p>
    <w:p w:rsidR="003803BC" w:rsidRDefault="003803BC">
      <w:pPr>
        <w:pStyle w:val="TOC3"/>
        <w:rPr>
          <w:ins w:id="77" w:author="Ed" w:date="2013-04-03T15:35:00Z"/>
          <w:rFonts w:asciiTheme="minorHAnsi" w:eastAsiaTheme="minorEastAsia" w:hAnsiTheme="minorHAnsi" w:cstheme="minorBidi"/>
          <w:noProof/>
          <w:sz w:val="22"/>
          <w:lang w:bidi="ar-SA"/>
        </w:rPr>
      </w:pPr>
      <w:ins w:id="78" w:author="Ed" w:date="2013-04-03T15:35:00Z">
        <w:r>
          <w:rPr>
            <w:noProof/>
          </w:rPr>
          <w:t>Mobile Base Trajectory Planning</w:t>
        </w:r>
        <w:r>
          <w:rPr>
            <w:noProof/>
          </w:rPr>
          <w:tab/>
        </w:r>
        <w:r>
          <w:rPr>
            <w:noProof/>
          </w:rPr>
          <w:fldChar w:fldCharType="begin"/>
        </w:r>
        <w:r>
          <w:rPr>
            <w:noProof/>
          </w:rPr>
          <w:instrText xml:space="preserve"> PAGEREF _Toc352766734 \h </w:instrText>
        </w:r>
        <w:r>
          <w:rPr>
            <w:noProof/>
          </w:rPr>
        </w:r>
      </w:ins>
      <w:r>
        <w:rPr>
          <w:noProof/>
        </w:rPr>
        <w:fldChar w:fldCharType="separate"/>
      </w:r>
      <w:ins w:id="79" w:author="Ed" w:date="2013-04-03T15:35:00Z">
        <w:r>
          <w:rPr>
            <w:noProof/>
          </w:rPr>
          <w:t>40</w:t>
        </w:r>
        <w:r>
          <w:rPr>
            <w:noProof/>
          </w:rPr>
          <w:fldChar w:fldCharType="end"/>
        </w:r>
      </w:ins>
    </w:p>
    <w:p w:rsidR="003803BC" w:rsidRDefault="003803BC">
      <w:pPr>
        <w:pStyle w:val="TOC2"/>
        <w:rPr>
          <w:ins w:id="80" w:author="Ed" w:date="2013-04-03T15:35:00Z"/>
          <w:rFonts w:asciiTheme="minorHAnsi" w:eastAsiaTheme="minorEastAsia" w:hAnsiTheme="minorHAnsi" w:cstheme="minorBidi"/>
          <w:noProof/>
          <w:sz w:val="22"/>
          <w:lang w:bidi="ar-SA"/>
        </w:rPr>
      </w:pPr>
      <w:ins w:id="81" w:author="Ed" w:date="2013-04-03T15:35:00Z">
        <w:r>
          <w:rPr>
            <w:noProof/>
          </w:rPr>
          <w:t>3.4 Inverse Kinematics solver</w:t>
        </w:r>
        <w:r>
          <w:rPr>
            <w:noProof/>
          </w:rPr>
          <w:tab/>
        </w:r>
        <w:r>
          <w:rPr>
            <w:noProof/>
          </w:rPr>
          <w:fldChar w:fldCharType="begin"/>
        </w:r>
        <w:r>
          <w:rPr>
            <w:noProof/>
          </w:rPr>
          <w:instrText xml:space="preserve"> PAGEREF _Toc352766735 \h </w:instrText>
        </w:r>
        <w:r>
          <w:rPr>
            <w:noProof/>
          </w:rPr>
        </w:r>
      </w:ins>
      <w:r>
        <w:rPr>
          <w:noProof/>
        </w:rPr>
        <w:fldChar w:fldCharType="separate"/>
      </w:r>
      <w:ins w:id="82" w:author="Ed" w:date="2013-04-03T15:35:00Z">
        <w:r>
          <w:rPr>
            <w:noProof/>
          </w:rPr>
          <w:t>43</w:t>
        </w:r>
        <w:r>
          <w:rPr>
            <w:noProof/>
          </w:rPr>
          <w:fldChar w:fldCharType="end"/>
        </w:r>
      </w:ins>
    </w:p>
    <w:p w:rsidR="003803BC" w:rsidRDefault="003803BC">
      <w:pPr>
        <w:pStyle w:val="TOC3"/>
        <w:rPr>
          <w:ins w:id="83" w:author="Ed" w:date="2013-04-03T15:35:00Z"/>
          <w:rFonts w:asciiTheme="minorHAnsi" w:eastAsiaTheme="minorEastAsia" w:hAnsiTheme="minorHAnsi" w:cstheme="minorBidi"/>
          <w:noProof/>
          <w:sz w:val="22"/>
          <w:lang w:bidi="ar-SA"/>
        </w:rPr>
      </w:pPr>
      <w:ins w:id="84" w:author="Ed" w:date="2013-04-03T15:35:00Z">
        <w:r>
          <w:rPr>
            <w:noProof/>
          </w:rPr>
          <w:t>KDL Solver</w:t>
        </w:r>
        <w:r>
          <w:rPr>
            <w:noProof/>
          </w:rPr>
          <w:tab/>
        </w:r>
        <w:r>
          <w:rPr>
            <w:noProof/>
          </w:rPr>
          <w:fldChar w:fldCharType="begin"/>
        </w:r>
        <w:r>
          <w:rPr>
            <w:noProof/>
          </w:rPr>
          <w:instrText xml:space="preserve"> PAGEREF _Toc352766736 \h </w:instrText>
        </w:r>
        <w:r>
          <w:rPr>
            <w:noProof/>
          </w:rPr>
        </w:r>
      </w:ins>
      <w:r>
        <w:rPr>
          <w:noProof/>
        </w:rPr>
        <w:fldChar w:fldCharType="separate"/>
      </w:r>
      <w:ins w:id="85" w:author="Ed" w:date="2013-04-03T15:35:00Z">
        <w:r>
          <w:rPr>
            <w:noProof/>
          </w:rPr>
          <w:t>43</w:t>
        </w:r>
        <w:r>
          <w:rPr>
            <w:noProof/>
          </w:rPr>
          <w:fldChar w:fldCharType="end"/>
        </w:r>
      </w:ins>
    </w:p>
    <w:p w:rsidR="003803BC" w:rsidRDefault="003803BC">
      <w:pPr>
        <w:pStyle w:val="TOC3"/>
        <w:rPr>
          <w:ins w:id="86" w:author="Ed" w:date="2013-04-03T15:35:00Z"/>
          <w:rFonts w:asciiTheme="minorHAnsi" w:eastAsiaTheme="minorEastAsia" w:hAnsiTheme="minorHAnsi" w:cstheme="minorBidi"/>
          <w:noProof/>
          <w:sz w:val="22"/>
          <w:lang w:bidi="ar-SA"/>
        </w:rPr>
      </w:pPr>
      <w:ins w:id="87" w:author="Ed" w:date="2013-04-03T15:35:00Z">
        <w:r>
          <w:rPr>
            <w:noProof/>
          </w:rPr>
          <w:t>IKFast</w:t>
        </w:r>
        <w:r>
          <w:rPr>
            <w:noProof/>
          </w:rPr>
          <w:tab/>
        </w:r>
        <w:r>
          <w:rPr>
            <w:noProof/>
          </w:rPr>
          <w:fldChar w:fldCharType="begin"/>
        </w:r>
        <w:r>
          <w:rPr>
            <w:noProof/>
          </w:rPr>
          <w:instrText xml:space="preserve"> PAGEREF _Toc352766737 \h </w:instrText>
        </w:r>
        <w:r>
          <w:rPr>
            <w:noProof/>
          </w:rPr>
        </w:r>
      </w:ins>
      <w:r>
        <w:rPr>
          <w:noProof/>
        </w:rPr>
        <w:fldChar w:fldCharType="separate"/>
      </w:r>
      <w:ins w:id="88" w:author="Ed" w:date="2013-04-03T15:35:00Z">
        <w:r>
          <w:rPr>
            <w:noProof/>
          </w:rPr>
          <w:t>45</w:t>
        </w:r>
        <w:r>
          <w:rPr>
            <w:noProof/>
          </w:rPr>
          <w:fldChar w:fldCharType="end"/>
        </w:r>
      </w:ins>
    </w:p>
    <w:p w:rsidR="003803BC" w:rsidRDefault="003803BC">
      <w:pPr>
        <w:pStyle w:val="TOC2"/>
        <w:rPr>
          <w:ins w:id="89" w:author="Ed" w:date="2013-04-03T15:35:00Z"/>
          <w:rFonts w:asciiTheme="minorHAnsi" w:eastAsiaTheme="minorEastAsia" w:hAnsiTheme="minorHAnsi" w:cstheme="minorBidi"/>
          <w:noProof/>
          <w:sz w:val="22"/>
          <w:lang w:bidi="ar-SA"/>
        </w:rPr>
      </w:pPr>
      <w:ins w:id="90" w:author="Ed" w:date="2013-04-03T15:35:00Z">
        <w:r>
          <w:rPr>
            <w:noProof/>
          </w:rPr>
          <w:t>4.4 Arm Navigation</w:t>
        </w:r>
        <w:r>
          <w:rPr>
            <w:noProof/>
          </w:rPr>
          <w:tab/>
        </w:r>
        <w:r>
          <w:rPr>
            <w:noProof/>
          </w:rPr>
          <w:fldChar w:fldCharType="begin"/>
        </w:r>
        <w:r>
          <w:rPr>
            <w:noProof/>
          </w:rPr>
          <w:instrText xml:space="preserve"> PAGEREF _Toc352766738 \h </w:instrText>
        </w:r>
        <w:r>
          <w:rPr>
            <w:noProof/>
          </w:rPr>
        </w:r>
      </w:ins>
      <w:r>
        <w:rPr>
          <w:noProof/>
        </w:rPr>
        <w:fldChar w:fldCharType="separate"/>
      </w:r>
      <w:ins w:id="91" w:author="Ed" w:date="2013-04-03T15:35:00Z">
        <w:r>
          <w:rPr>
            <w:noProof/>
          </w:rPr>
          <w:t>46</w:t>
        </w:r>
        <w:r>
          <w:rPr>
            <w:noProof/>
          </w:rPr>
          <w:fldChar w:fldCharType="end"/>
        </w:r>
      </w:ins>
    </w:p>
    <w:p w:rsidR="003803BC" w:rsidRDefault="003803BC">
      <w:pPr>
        <w:pStyle w:val="TOC3"/>
        <w:rPr>
          <w:ins w:id="92" w:author="Ed" w:date="2013-04-03T15:35:00Z"/>
          <w:rFonts w:asciiTheme="minorHAnsi" w:eastAsiaTheme="minorEastAsia" w:hAnsiTheme="minorHAnsi" w:cstheme="minorBidi"/>
          <w:noProof/>
          <w:sz w:val="22"/>
          <w:lang w:bidi="ar-SA"/>
        </w:rPr>
      </w:pPr>
      <w:ins w:id="93" w:author="Ed" w:date="2013-04-03T15:35:00Z">
        <w:r>
          <w:rPr>
            <w:noProof/>
          </w:rPr>
          <w:t>Collision Detection</w:t>
        </w:r>
        <w:r>
          <w:rPr>
            <w:noProof/>
          </w:rPr>
          <w:tab/>
        </w:r>
        <w:r>
          <w:rPr>
            <w:noProof/>
          </w:rPr>
          <w:fldChar w:fldCharType="begin"/>
        </w:r>
        <w:r>
          <w:rPr>
            <w:noProof/>
          </w:rPr>
          <w:instrText xml:space="preserve"> PAGEREF _Toc352766739 \h </w:instrText>
        </w:r>
        <w:r>
          <w:rPr>
            <w:noProof/>
          </w:rPr>
        </w:r>
      </w:ins>
      <w:r>
        <w:rPr>
          <w:noProof/>
        </w:rPr>
        <w:fldChar w:fldCharType="separate"/>
      </w:r>
      <w:ins w:id="94" w:author="Ed" w:date="2013-04-03T15:35:00Z">
        <w:r>
          <w:rPr>
            <w:noProof/>
          </w:rPr>
          <w:t>47</w:t>
        </w:r>
        <w:r>
          <w:rPr>
            <w:noProof/>
          </w:rPr>
          <w:fldChar w:fldCharType="end"/>
        </w:r>
      </w:ins>
    </w:p>
    <w:p w:rsidR="003803BC" w:rsidRDefault="003803BC">
      <w:pPr>
        <w:pStyle w:val="TOC3"/>
        <w:rPr>
          <w:ins w:id="95" w:author="Ed" w:date="2013-04-03T15:35:00Z"/>
          <w:rFonts w:asciiTheme="minorHAnsi" w:eastAsiaTheme="minorEastAsia" w:hAnsiTheme="minorHAnsi" w:cstheme="minorBidi"/>
          <w:noProof/>
          <w:sz w:val="22"/>
          <w:lang w:bidi="ar-SA"/>
        </w:rPr>
      </w:pPr>
      <w:ins w:id="96" w:author="Ed" w:date="2013-04-03T15:35:00Z">
        <w:r>
          <w:rPr>
            <w:noProof/>
          </w:rPr>
          <w:t>Kinect Data Filtering</w:t>
        </w:r>
        <w:r>
          <w:rPr>
            <w:noProof/>
          </w:rPr>
          <w:tab/>
        </w:r>
        <w:r>
          <w:rPr>
            <w:noProof/>
          </w:rPr>
          <w:fldChar w:fldCharType="begin"/>
        </w:r>
        <w:r>
          <w:rPr>
            <w:noProof/>
          </w:rPr>
          <w:instrText xml:space="preserve"> PAGEREF _Toc352766740 \h </w:instrText>
        </w:r>
        <w:r>
          <w:rPr>
            <w:noProof/>
          </w:rPr>
        </w:r>
      </w:ins>
      <w:r>
        <w:rPr>
          <w:noProof/>
        </w:rPr>
        <w:fldChar w:fldCharType="separate"/>
      </w:r>
      <w:ins w:id="97" w:author="Ed" w:date="2013-04-03T15:35:00Z">
        <w:r>
          <w:rPr>
            <w:noProof/>
          </w:rPr>
          <w:t>47</w:t>
        </w:r>
        <w:r>
          <w:rPr>
            <w:noProof/>
          </w:rPr>
          <w:fldChar w:fldCharType="end"/>
        </w:r>
      </w:ins>
    </w:p>
    <w:p w:rsidR="003803BC" w:rsidRDefault="003803BC">
      <w:pPr>
        <w:pStyle w:val="TOC2"/>
        <w:rPr>
          <w:ins w:id="98" w:author="Ed" w:date="2013-04-03T15:35:00Z"/>
          <w:rFonts w:asciiTheme="minorHAnsi" w:eastAsiaTheme="minorEastAsia" w:hAnsiTheme="minorHAnsi" w:cstheme="minorBidi"/>
          <w:noProof/>
          <w:sz w:val="22"/>
          <w:lang w:bidi="ar-SA"/>
        </w:rPr>
      </w:pPr>
      <w:ins w:id="99" w:author="Ed" w:date="2013-04-03T15:35:00Z">
        <w:r>
          <w:rPr>
            <w:noProof/>
          </w:rPr>
          <w:t>5.4 Tabletop Box Manipulation</w:t>
        </w:r>
        <w:r>
          <w:rPr>
            <w:noProof/>
          </w:rPr>
          <w:tab/>
        </w:r>
        <w:r>
          <w:rPr>
            <w:noProof/>
          </w:rPr>
          <w:fldChar w:fldCharType="begin"/>
        </w:r>
        <w:r>
          <w:rPr>
            <w:noProof/>
          </w:rPr>
          <w:instrText xml:space="preserve"> PAGEREF _Toc352766741 \h </w:instrText>
        </w:r>
        <w:r>
          <w:rPr>
            <w:noProof/>
          </w:rPr>
        </w:r>
      </w:ins>
      <w:r>
        <w:rPr>
          <w:noProof/>
        </w:rPr>
        <w:fldChar w:fldCharType="separate"/>
      </w:r>
      <w:ins w:id="100" w:author="Ed" w:date="2013-04-03T15:35:00Z">
        <w:r>
          <w:rPr>
            <w:noProof/>
          </w:rPr>
          <w:t>48</w:t>
        </w:r>
        <w:r>
          <w:rPr>
            <w:noProof/>
          </w:rPr>
          <w:fldChar w:fldCharType="end"/>
        </w:r>
      </w:ins>
    </w:p>
    <w:p w:rsidR="003803BC" w:rsidRDefault="003803BC">
      <w:pPr>
        <w:pStyle w:val="TOC3"/>
        <w:rPr>
          <w:ins w:id="101" w:author="Ed" w:date="2013-04-03T15:35:00Z"/>
          <w:rFonts w:asciiTheme="minorHAnsi" w:eastAsiaTheme="minorEastAsia" w:hAnsiTheme="minorHAnsi" w:cstheme="minorBidi"/>
          <w:noProof/>
          <w:sz w:val="22"/>
          <w:lang w:bidi="ar-SA"/>
        </w:rPr>
      </w:pPr>
      <w:ins w:id="102" w:author="Ed" w:date="2013-04-03T15:35:00Z">
        <w:r>
          <w:rPr>
            <w:noProof/>
          </w:rPr>
          <w:t>The Manipulation Controller</w:t>
        </w:r>
        <w:r>
          <w:rPr>
            <w:noProof/>
          </w:rPr>
          <w:tab/>
        </w:r>
        <w:r>
          <w:rPr>
            <w:noProof/>
          </w:rPr>
          <w:fldChar w:fldCharType="begin"/>
        </w:r>
        <w:r>
          <w:rPr>
            <w:noProof/>
          </w:rPr>
          <w:instrText xml:space="preserve"> PAGEREF _Toc352766742 \h </w:instrText>
        </w:r>
        <w:r>
          <w:rPr>
            <w:noProof/>
          </w:rPr>
        </w:r>
      </w:ins>
      <w:r>
        <w:rPr>
          <w:noProof/>
        </w:rPr>
        <w:fldChar w:fldCharType="separate"/>
      </w:r>
      <w:ins w:id="103" w:author="Ed" w:date="2013-04-03T15:35:00Z">
        <w:r>
          <w:rPr>
            <w:noProof/>
          </w:rPr>
          <w:t>49</w:t>
        </w:r>
        <w:r>
          <w:rPr>
            <w:noProof/>
          </w:rPr>
          <w:fldChar w:fldCharType="end"/>
        </w:r>
      </w:ins>
    </w:p>
    <w:p w:rsidR="003803BC" w:rsidRDefault="003803BC">
      <w:pPr>
        <w:pStyle w:val="TOC3"/>
        <w:rPr>
          <w:ins w:id="104" w:author="Ed" w:date="2013-04-03T15:35:00Z"/>
          <w:rFonts w:asciiTheme="minorHAnsi" w:eastAsiaTheme="minorEastAsia" w:hAnsiTheme="minorHAnsi" w:cstheme="minorBidi"/>
          <w:noProof/>
          <w:sz w:val="22"/>
          <w:lang w:bidi="ar-SA"/>
        </w:rPr>
      </w:pPr>
      <w:ins w:id="105" w:author="Ed" w:date="2013-04-03T15:35:00Z">
        <w:r>
          <w:rPr>
            <w:noProof/>
          </w:rPr>
          <w:t>Box Manipulation</w:t>
        </w:r>
        <w:r>
          <w:rPr>
            <w:noProof/>
          </w:rPr>
          <w:tab/>
        </w:r>
        <w:r>
          <w:rPr>
            <w:noProof/>
          </w:rPr>
          <w:fldChar w:fldCharType="begin"/>
        </w:r>
        <w:r>
          <w:rPr>
            <w:noProof/>
          </w:rPr>
          <w:instrText xml:space="preserve"> PAGEREF _Toc352766743 \h </w:instrText>
        </w:r>
        <w:r>
          <w:rPr>
            <w:noProof/>
          </w:rPr>
        </w:r>
      </w:ins>
      <w:r>
        <w:rPr>
          <w:noProof/>
        </w:rPr>
        <w:fldChar w:fldCharType="separate"/>
      </w:r>
      <w:ins w:id="106" w:author="Ed" w:date="2013-04-03T15:35:00Z">
        <w:r>
          <w:rPr>
            <w:noProof/>
          </w:rPr>
          <w:t>50</w:t>
        </w:r>
        <w:r>
          <w:rPr>
            <w:noProof/>
          </w:rPr>
          <w:fldChar w:fldCharType="end"/>
        </w:r>
      </w:ins>
    </w:p>
    <w:p w:rsidR="003803BC" w:rsidRDefault="003803BC">
      <w:pPr>
        <w:pStyle w:val="TOC2"/>
        <w:rPr>
          <w:ins w:id="107" w:author="Ed" w:date="2013-04-03T15:35:00Z"/>
          <w:rFonts w:asciiTheme="minorHAnsi" w:eastAsiaTheme="minorEastAsia" w:hAnsiTheme="minorHAnsi" w:cstheme="minorBidi"/>
          <w:noProof/>
          <w:sz w:val="22"/>
          <w:lang w:bidi="ar-SA"/>
        </w:rPr>
      </w:pPr>
      <w:ins w:id="108" w:author="Ed" w:date="2013-04-03T15:35:00Z">
        <w:r>
          <w:rPr>
            <w:noProof/>
          </w:rPr>
          <w:t>6.4 QR Code Recognition and 3D Localization</w:t>
        </w:r>
        <w:r>
          <w:rPr>
            <w:noProof/>
          </w:rPr>
          <w:tab/>
        </w:r>
        <w:r>
          <w:rPr>
            <w:noProof/>
          </w:rPr>
          <w:fldChar w:fldCharType="begin"/>
        </w:r>
        <w:r>
          <w:rPr>
            <w:noProof/>
          </w:rPr>
          <w:instrText xml:space="preserve"> PAGEREF _Toc352766744 \h </w:instrText>
        </w:r>
        <w:r>
          <w:rPr>
            <w:noProof/>
          </w:rPr>
        </w:r>
      </w:ins>
      <w:r>
        <w:rPr>
          <w:noProof/>
        </w:rPr>
        <w:fldChar w:fldCharType="separate"/>
      </w:r>
      <w:ins w:id="109" w:author="Ed" w:date="2013-04-03T15:35:00Z">
        <w:r>
          <w:rPr>
            <w:noProof/>
          </w:rPr>
          <w:t>51</w:t>
        </w:r>
        <w:r>
          <w:rPr>
            <w:noProof/>
          </w:rPr>
          <w:fldChar w:fldCharType="end"/>
        </w:r>
      </w:ins>
    </w:p>
    <w:p w:rsidR="003803BC" w:rsidRDefault="003803BC">
      <w:pPr>
        <w:pStyle w:val="TOC1"/>
        <w:rPr>
          <w:ins w:id="110" w:author="Ed" w:date="2013-04-03T15:35:00Z"/>
          <w:rFonts w:asciiTheme="minorHAnsi" w:eastAsiaTheme="minorEastAsia" w:hAnsiTheme="minorHAnsi" w:cstheme="minorBidi"/>
          <w:noProof/>
          <w:sz w:val="22"/>
          <w:lang w:bidi="ar-SA"/>
        </w:rPr>
      </w:pPr>
      <w:ins w:id="111" w:author="Ed" w:date="2013-04-03T15:35:00Z">
        <w:r>
          <w:rPr>
            <w:noProof/>
          </w:rPr>
          <w:t>5. Industrial Safety</w:t>
        </w:r>
        <w:r>
          <w:rPr>
            <w:noProof/>
          </w:rPr>
          <w:tab/>
        </w:r>
        <w:r>
          <w:rPr>
            <w:noProof/>
          </w:rPr>
          <w:fldChar w:fldCharType="begin"/>
        </w:r>
        <w:r>
          <w:rPr>
            <w:noProof/>
          </w:rPr>
          <w:instrText xml:space="preserve"> PAGEREF _Toc352766745 \h </w:instrText>
        </w:r>
        <w:r>
          <w:rPr>
            <w:noProof/>
          </w:rPr>
        </w:r>
      </w:ins>
      <w:r>
        <w:rPr>
          <w:noProof/>
        </w:rPr>
        <w:fldChar w:fldCharType="separate"/>
      </w:r>
      <w:ins w:id="112" w:author="Ed" w:date="2013-04-03T15:35:00Z">
        <w:r>
          <w:rPr>
            <w:noProof/>
          </w:rPr>
          <w:t>55</w:t>
        </w:r>
        <w:r>
          <w:rPr>
            <w:noProof/>
          </w:rPr>
          <w:fldChar w:fldCharType="end"/>
        </w:r>
      </w:ins>
    </w:p>
    <w:p w:rsidR="003803BC" w:rsidRDefault="003803BC">
      <w:pPr>
        <w:pStyle w:val="TOC2"/>
        <w:rPr>
          <w:ins w:id="113" w:author="Ed" w:date="2013-04-03T15:35:00Z"/>
          <w:rFonts w:asciiTheme="minorHAnsi" w:eastAsiaTheme="minorEastAsia" w:hAnsiTheme="minorHAnsi" w:cstheme="minorBidi"/>
          <w:noProof/>
          <w:sz w:val="22"/>
          <w:lang w:bidi="ar-SA"/>
        </w:rPr>
      </w:pPr>
      <w:ins w:id="114" w:author="Ed" w:date="2013-04-03T15:35:00Z">
        <w:r>
          <w:rPr>
            <w:noProof/>
          </w:rPr>
          <w:t>1.5 Reflexive Speed Limiting</w:t>
        </w:r>
        <w:r>
          <w:rPr>
            <w:noProof/>
          </w:rPr>
          <w:tab/>
        </w:r>
        <w:r>
          <w:rPr>
            <w:noProof/>
          </w:rPr>
          <w:fldChar w:fldCharType="begin"/>
        </w:r>
        <w:r>
          <w:rPr>
            <w:noProof/>
          </w:rPr>
          <w:instrText xml:space="preserve"> PAGEREF _Toc352766746 \h </w:instrText>
        </w:r>
        <w:r>
          <w:rPr>
            <w:noProof/>
          </w:rPr>
        </w:r>
      </w:ins>
      <w:r>
        <w:rPr>
          <w:noProof/>
        </w:rPr>
        <w:fldChar w:fldCharType="separate"/>
      </w:r>
      <w:ins w:id="115" w:author="Ed" w:date="2013-04-03T15:35:00Z">
        <w:r>
          <w:rPr>
            <w:noProof/>
          </w:rPr>
          <w:t>55</w:t>
        </w:r>
        <w:r>
          <w:rPr>
            <w:noProof/>
          </w:rPr>
          <w:fldChar w:fldCharType="end"/>
        </w:r>
      </w:ins>
    </w:p>
    <w:p w:rsidR="003803BC" w:rsidRDefault="003803BC">
      <w:pPr>
        <w:pStyle w:val="TOC3"/>
        <w:rPr>
          <w:ins w:id="116" w:author="Ed" w:date="2013-04-03T15:35:00Z"/>
          <w:rFonts w:asciiTheme="minorHAnsi" w:eastAsiaTheme="minorEastAsia" w:hAnsiTheme="minorHAnsi" w:cstheme="minorBidi"/>
          <w:noProof/>
          <w:sz w:val="22"/>
          <w:lang w:bidi="ar-SA"/>
        </w:rPr>
      </w:pPr>
      <w:ins w:id="117" w:author="Ed" w:date="2013-04-03T15:35:00Z">
        <w:r>
          <w:rPr>
            <w:noProof/>
          </w:rPr>
          <w:t>Reflexive Halt Methods for Mobile Bases</w:t>
        </w:r>
        <w:r>
          <w:rPr>
            <w:noProof/>
          </w:rPr>
          <w:tab/>
        </w:r>
        <w:r>
          <w:rPr>
            <w:noProof/>
          </w:rPr>
          <w:fldChar w:fldCharType="begin"/>
        </w:r>
        <w:r>
          <w:rPr>
            <w:noProof/>
          </w:rPr>
          <w:instrText xml:space="preserve"> PAGEREF _Toc352766747 \h </w:instrText>
        </w:r>
        <w:r>
          <w:rPr>
            <w:noProof/>
          </w:rPr>
        </w:r>
      </w:ins>
      <w:r>
        <w:rPr>
          <w:noProof/>
        </w:rPr>
        <w:fldChar w:fldCharType="separate"/>
      </w:r>
      <w:ins w:id="118" w:author="Ed" w:date="2013-04-03T15:35:00Z">
        <w:r>
          <w:rPr>
            <w:noProof/>
          </w:rPr>
          <w:t>56</w:t>
        </w:r>
        <w:r>
          <w:rPr>
            <w:noProof/>
          </w:rPr>
          <w:fldChar w:fldCharType="end"/>
        </w:r>
      </w:ins>
    </w:p>
    <w:p w:rsidR="003803BC" w:rsidRDefault="003803BC">
      <w:pPr>
        <w:pStyle w:val="TOC3"/>
        <w:rPr>
          <w:ins w:id="119" w:author="Ed" w:date="2013-04-03T15:35:00Z"/>
          <w:rFonts w:asciiTheme="minorHAnsi" w:eastAsiaTheme="minorEastAsia" w:hAnsiTheme="minorHAnsi" w:cstheme="minorBidi"/>
          <w:noProof/>
          <w:sz w:val="22"/>
          <w:lang w:bidi="ar-SA"/>
        </w:rPr>
      </w:pPr>
      <w:ins w:id="120" w:author="Ed" w:date="2013-04-03T15:35:00Z">
        <w:r>
          <w:rPr>
            <w:noProof/>
          </w:rPr>
          <w:t>Reflexive Halting for Manipulators</w:t>
        </w:r>
        <w:r>
          <w:rPr>
            <w:noProof/>
          </w:rPr>
          <w:tab/>
        </w:r>
        <w:r>
          <w:rPr>
            <w:noProof/>
          </w:rPr>
          <w:fldChar w:fldCharType="begin"/>
        </w:r>
        <w:r>
          <w:rPr>
            <w:noProof/>
          </w:rPr>
          <w:instrText xml:space="preserve"> PAGEREF _Toc352766748 \h </w:instrText>
        </w:r>
        <w:r>
          <w:rPr>
            <w:noProof/>
          </w:rPr>
        </w:r>
      </w:ins>
      <w:r>
        <w:rPr>
          <w:noProof/>
        </w:rPr>
        <w:fldChar w:fldCharType="separate"/>
      </w:r>
      <w:ins w:id="121" w:author="Ed" w:date="2013-04-03T15:35:00Z">
        <w:r>
          <w:rPr>
            <w:noProof/>
          </w:rPr>
          <w:t>57</w:t>
        </w:r>
        <w:r>
          <w:rPr>
            <w:noProof/>
          </w:rPr>
          <w:fldChar w:fldCharType="end"/>
        </w:r>
      </w:ins>
    </w:p>
    <w:p w:rsidR="003803BC" w:rsidRDefault="003803BC">
      <w:pPr>
        <w:pStyle w:val="TOC2"/>
        <w:rPr>
          <w:ins w:id="122" w:author="Ed" w:date="2013-04-03T15:35:00Z"/>
          <w:rFonts w:asciiTheme="minorHAnsi" w:eastAsiaTheme="minorEastAsia" w:hAnsiTheme="minorHAnsi" w:cstheme="minorBidi"/>
          <w:noProof/>
          <w:sz w:val="22"/>
          <w:lang w:bidi="ar-SA"/>
        </w:rPr>
      </w:pPr>
      <w:ins w:id="123" w:author="Ed" w:date="2013-04-03T15:35:00Z">
        <w:r>
          <w:rPr>
            <w:noProof/>
          </w:rPr>
          <w:t>2.5 Emergency Stop System</w:t>
        </w:r>
        <w:r>
          <w:rPr>
            <w:noProof/>
          </w:rPr>
          <w:tab/>
        </w:r>
        <w:r>
          <w:rPr>
            <w:noProof/>
          </w:rPr>
          <w:fldChar w:fldCharType="begin"/>
        </w:r>
        <w:r>
          <w:rPr>
            <w:noProof/>
          </w:rPr>
          <w:instrText xml:space="preserve"> PAGEREF _Toc352766749 \h </w:instrText>
        </w:r>
        <w:r>
          <w:rPr>
            <w:noProof/>
          </w:rPr>
        </w:r>
      </w:ins>
      <w:r>
        <w:rPr>
          <w:noProof/>
        </w:rPr>
        <w:fldChar w:fldCharType="separate"/>
      </w:r>
      <w:ins w:id="124" w:author="Ed" w:date="2013-04-03T15:35:00Z">
        <w:r>
          <w:rPr>
            <w:noProof/>
          </w:rPr>
          <w:t>60</w:t>
        </w:r>
        <w:r>
          <w:rPr>
            <w:noProof/>
          </w:rPr>
          <w:fldChar w:fldCharType="end"/>
        </w:r>
      </w:ins>
    </w:p>
    <w:p w:rsidR="003803BC" w:rsidRDefault="003803BC">
      <w:pPr>
        <w:pStyle w:val="TOC3"/>
        <w:rPr>
          <w:ins w:id="125" w:author="Ed" w:date="2013-04-03T15:35:00Z"/>
          <w:rFonts w:asciiTheme="minorHAnsi" w:eastAsiaTheme="minorEastAsia" w:hAnsiTheme="minorHAnsi" w:cstheme="minorBidi"/>
          <w:noProof/>
          <w:sz w:val="22"/>
          <w:lang w:bidi="ar-SA"/>
        </w:rPr>
      </w:pPr>
      <w:ins w:id="126" w:author="Ed" w:date="2013-04-03T15:35:00Z">
        <w:r>
          <w:rPr>
            <w:noProof/>
          </w:rPr>
          <w:lastRenderedPageBreak/>
          <w:t>E-Stop Systems Used in This Lab</w:t>
        </w:r>
        <w:r>
          <w:rPr>
            <w:noProof/>
          </w:rPr>
          <w:tab/>
        </w:r>
        <w:r>
          <w:rPr>
            <w:noProof/>
          </w:rPr>
          <w:fldChar w:fldCharType="begin"/>
        </w:r>
        <w:r>
          <w:rPr>
            <w:noProof/>
          </w:rPr>
          <w:instrText xml:space="preserve"> PAGEREF _Toc352766750 \h </w:instrText>
        </w:r>
        <w:r>
          <w:rPr>
            <w:noProof/>
          </w:rPr>
        </w:r>
      </w:ins>
      <w:r>
        <w:rPr>
          <w:noProof/>
        </w:rPr>
        <w:fldChar w:fldCharType="separate"/>
      </w:r>
      <w:ins w:id="127" w:author="Ed" w:date="2013-04-03T15:35:00Z">
        <w:r>
          <w:rPr>
            <w:noProof/>
          </w:rPr>
          <w:t>60</w:t>
        </w:r>
        <w:r>
          <w:rPr>
            <w:noProof/>
          </w:rPr>
          <w:fldChar w:fldCharType="end"/>
        </w:r>
      </w:ins>
    </w:p>
    <w:p w:rsidR="003803BC" w:rsidRDefault="003803BC">
      <w:pPr>
        <w:pStyle w:val="TOC3"/>
        <w:rPr>
          <w:ins w:id="128" w:author="Ed" w:date="2013-04-03T15:35:00Z"/>
          <w:rFonts w:asciiTheme="minorHAnsi" w:eastAsiaTheme="minorEastAsia" w:hAnsiTheme="minorHAnsi" w:cstheme="minorBidi"/>
          <w:noProof/>
          <w:sz w:val="22"/>
          <w:lang w:bidi="ar-SA"/>
        </w:rPr>
      </w:pPr>
      <w:ins w:id="129" w:author="Ed" w:date="2013-04-03T15:35:00Z">
        <w:r>
          <w:rPr>
            <w:noProof/>
          </w:rPr>
          <w:t>E-Stop Requirements for This Robot</w:t>
        </w:r>
        <w:r>
          <w:rPr>
            <w:noProof/>
          </w:rPr>
          <w:tab/>
        </w:r>
        <w:r>
          <w:rPr>
            <w:noProof/>
          </w:rPr>
          <w:fldChar w:fldCharType="begin"/>
        </w:r>
        <w:r>
          <w:rPr>
            <w:noProof/>
          </w:rPr>
          <w:instrText xml:space="preserve"> PAGEREF _Toc352766751 \h </w:instrText>
        </w:r>
        <w:r>
          <w:rPr>
            <w:noProof/>
          </w:rPr>
        </w:r>
      </w:ins>
      <w:r>
        <w:rPr>
          <w:noProof/>
        </w:rPr>
        <w:fldChar w:fldCharType="separate"/>
      </w:r>
      <w:ins w:id="130" w:author="Ed" w:date="2013-04-03T15:35:00Z">
        <w:r>
          <w:rPr>
            <w:noProof/>
          </w:rPr>
          <w:t>61</w:t>
        </w:r>
        <w:r>
          <w:rPr>
            <w:noProof/>
          </w:rPr>
          <w:fldChar w:fldCharType="end"/>
        </w:r>
      </w:ins>
    </w:p>
    <w:p w:rsidR="003803BC" w:rsidRDefault="003803BC">
      <w:pPr>
        <w:pStyle w:val="TOC3"/>
        <w:rPr>
          <w:ins w:id="131" w:author="Ed" w:date="2013-04-03T15:35:00Z"/>
          <w:rFonts w:asciiTheme="minorHAnsi" w:eastAsiaTheme="minorEastAsia" w:hAnsiTheme="minorHAnsi" w:cstheme="minorBidi"/>
          <w:noProof/>
          <w:sz w:val="22"/>
          <w:lang w:bidi="ar-SA"/>
        </w:rPr>
      </w:pPr>
      <w:ins w:id="132" w:author="Ed" w:date="2013-04-03T15:35:00Z">
        <w:r>
          <w:rPr>
            <w:noProof/>
          </w:rPr>
          <w:t>Version 1 Prototype</w:t>
        </w:r>
        <w:r>
          <w:rPr>
            <w:noProof/>
          </w:rPr>
          <w:tab/>
        </w:r>
        <w:r>
          <w:rPr>
            <w:noProof/>
          </w:rPr>
          <w:fldChar w:fldCharType="begin"/>
        </w:r>
        <w:r>
          <w:rPr>
            <w:noProof/>
          </w:rPr>
          <w:instrText xml:space="preserve"> PAGEREF _Toc352766752 \h </w:instrText>
        </w:r>
        <w:r>
          <w:rPr>
            <w:noProof/>
          </w:rPr>
        </w:r>
      </w:ins>
      <w:r>
        <w:rPr>
          <w:noProof/>
        </w:rPr>
        <w:fldChar w:fldCharType="separate"/>
      </w:r>
      <w:ins w:id="133" w:author="Ed" w:date="2013-04-03T15:35:00Z">
        <w:r>
          <w:rPr>
            <w:noProof/>
          </w:rPr>
          <w:t>62</w:t>
        </w:r>
        <w:r>
          <w:rPr>
            <w:noProof/>
          </w:rPr>
          <w:fldChar w:fldCharType="end"/>
        </w:r>
      </w:ins>
    </w:p>
    <w:p w:rsidR="003803BC" w:rsidRDefault="003803BC">
      <w:pPr>
        <w:pStyle w:val="TOC3"/>
        <w:rPr>
          <w:ins w:id="134" w:author="Ed" w:date="2013-04-03T15:35:00Z"/>
          <w:rFonts w:asciiTheme="minorHAnsi" w:eastAsiaTheme="minorEastAsia" w:hAnsiTheme="minorHAnsi" w:cstheme="minorBidi"/>
          <w:noProof/>
          <w:sz w:val="22"/>
          <w:lang w:bidi="ar-SA"/>
        </w:rPr>
      </w:pPr>
      <w:ins w:id="135" w:author="Ed" w:date="2013-04-03T15:35:00Z">
        <w:r>
          <w:rPr>
            <w:noProof/>
          </w:rPr>
          <w:t>Version 2 Design</w:t>
        </w:r>
        <w:r>
          <w:rPr>
            <w:noProof/>
          </w:rPr>
          <w:tab/>
        </w:r>
        <w:r>
          <w:rPr>
            <w:noProof/>
          </w:rPr>
          <w:fldChar w:fldCharType="begin"/>
        </w:r>
        <w:r>
          <w:rPr>
            <w:noProof/>
          </w:rPr>
          <w:instrText xml:space="preserve"> PAGEREF _Toc352766753 \h </w:instrText>
        </w:r>
        <w:r>
          <w:rPr>
            <w:noProof/>
          </w:rPr>
        </w:r>
      </w:ins>
      <w:r>
        <w:rPr>
          <w:noProof/>
        </w:rPr>
        <w:fldChar w:fldCharType="separate"/>
      </w:r>
      <w:ins w:id="136" w:author="Ed" w:date="2013-04-03T15:35:00Z">
        <w:r>
          <w:rPr>
            <w:noProof/>
          </w:rPr>
          <w:t>65</w:t>
        </w:r>
        <w:r>
          <w:rPr>
            <w:noProof/>
          </w:rPr>
          <w:fldChar w:fldCharType="end"/>
        </w:r>
      </w:ins>
    </w:p>
    <w:p w:rsidR="003803BC" w:rsidRDefault="003803BC">
      <w:pPr>
        <w:pStyle w:val="TOC1"/>
        <w:rPr>
          <w:ins w:id="137" w:author="Ed" w:date="2013-04-03T15:35:00Z"/>
          <w:rFonts w:asciiTheme="minorHAnsi" w:eastAsiaTheme="minorEastAsia" w:hAnsiTheme="minorHAnsi" w:cstheme="minorBidi"/>
          <w:noProof/>
          <w:sz w:val="22"/>
          <w:lang w:bidi="ar-SA"/>
        </w:rPr>
      </w:pPr>
      <w:ins w:id="138" w:author="Ed" w:date="2013-04-03T15:35:00Z">
        <w:r>
          <w:rPr>
            <w:noProof/>
          </w:rPr>
          <w:t>6. Experimental Results</w:t>
        </w:r>
        <w:r>
          <w:rPr>
            <w:noProof/>
          </w:rPr>
          <w:tab/>
        </w:r>
        <w:r>
          <w:rPr>
            <w:noProof/>
          </w:rPr>
          <w:fldChar w:fldCharType="begin"/>
        </w:r>
        <w:r>
          <w:rPr>
            <w:noProof/>
          </w:rPr>
          <w:instrText xml:space="preserve"> PAGEREF _Toc352766754 \h </w:instrText>
        </w:r>
        <w:r>
          <w:rPr>
            <w:noProof/>
          </w:rPr>
        </w:r>
      </w:ins>
      <w:r>
        <w:rPr>
          <w:noProof/>
        </w:rPr>
        <w:fldChar w:fldCharType="separate"/>
      </w:r>
      <w:ins w:id="139" w:author="Ed" w:date="2013-04-03T15:35:00Z">
        <w:r>
          <w:rPr>
            <w:noProof/>
          </w:rPr>
          <w:t>68</w:t>
        </w:r>
        <w:r>
          <w:rPr>
            <w:noProof/>
          </w:rPr>
          <w:fldChar w:fldCharType="end"/>
        </w:r>
      </w:ins>
    </w:p>
    <w:p w:rsidR="003803BC" w:rsidRDefault="003803BC">
      <w:pPr>
        <w:pStyle w:val="TOC2"/>
        <w:rPr>
          <w:ins w:id="140" w:author="Ed" w:date="2013-04-03T15:35:00Z"/>
          <w:rFonts w:asciiTheme="minorHAnsi" w:eastAsiaTheme="minorEastAsia" w:hAnsiTheme="minorHAnsi" w:cstheme="minorBidi"/>
          <w:noProof/>
          <w:sz w:val="22"/>
          <w:lang w:bidi="ar-SA"/>
        </w:rPr>
      </w:pPr>
      <w:ins w:id="141" w:author="Ed" w:date="2013-04-03T15:35:00Z">
        <w:r>
          <w:rPr>
            <w:noProof/>
          </w:rPr>
          <w:t>1.6 The Validation Task</w:t>
        </w:r>
        <w:r>
          <w:rPr>
            <w:noProof/>
          </w:rPr>
          <w:tab/>
        </w:r>
        <w:r>
          <w:rPr>
            <w:noProof/>
          </w:rPr>
          <w:fldChar w:fldCharType="begin"/>
        </w:r>
        <w:r>
          <w:rPr>
            <w:noProof/>
          </w:rPr>
          <w:instrText xml:space="preserve"> PAGEREF _Toc352766755 \h </w:instrText>
        </w:r>
        <w:r>
          <w:rPr>
            <w:noProof/>
          </w:rPr>
        </w:r>
      </w:ins>
      <w:r>
        <w:rPr>
          <w:noProof/>
        </w:rPr>
        <w:fldChar w:fldCharType="separate"/>
      </w:r>
      <w:ins w:id="142" w:author="Ed" w:date="2013-04-03T15:35:00Z">
        <w:r>
          <w:rPr>
            <w:noProof/>
          </w:rPr>
          <w:t>68</w:t>
        </w:r>
        <w:r>
          <w:rPr>
            <w:noProof/>
          </w:rPr>
          <w:fldChar w:fldCharType="end"/>
        </w:r>
      </w:ins>
    </w:p>
    <w:p w:rsidR="003803BC" w:rsidRDefault="003803BC">
      <w:pPr>
        <w:pStyle w:val="TOC2"/>
        <w:rPr>
          <w:ins w:id="143" w:author="Ed" w:date="2013-04-03T15:35:00Z"/>
          <w:rFonts w:asciiTheme="minorHAnsi" w:eastAsiaTheme="minorEastAsia" w:hAnsiTheme="minorHAnsi" w:cstheme="minorBidi"/>
          <w:noProof/>
          <w:sz w:val="22"/>
          <w:lang w:bidi="ar-SA"/>
        </w:rPr>
      </w:pPr>
      <w:ins w:id="144" w:author="Ed" w:date="2013-04-03T15:35:00Z">
        <w:r>
          <w:rPr>
            <w:noProof/>
          </w:rPr>
          <w:t>2.6 Validation Results</w:t>
        </w:r>
        <w:r>
          <w:rPr>
            <w:noProof/>
          </w:rPr>
          <w:tab/>
        </w:r>
        <w:r>
          <w:rPr>
            <w:noProof/>
          </w:rPr>
          <w:fldChar w:fldCharType="begin"/>
        </w:r>
        <w:r>
          <w:rPr>
            <w:noProof/>
          </w:rPr>
          <w:instrText xml:space="preserve"> PAGEREF _Toc352766756 \h </w:instrText>
        </w:r>
        <w:r>
          <w:rPr>
            <w:noProof/>
          </w:rPr>
        </w:r>
      </w:ins>
      <w:r>
        <w:rPr>
          <w:noProof/>
        </w:rPr>
        <w:fldChar w:fldCharType="separate"/>
      </w:r>
      <w:ins w:id="145" w:author="Ed" w:date="2013-04-03T15:35:00Z">
        <w:r>
          <w:rPr>
            <w:noProof/>
          </w:rPr>
          <w:t>69</w:t>
        </w:r>
        <w:r>
          <w:rPr>
            <w:noProof/>
          </w:rPr>
          <w:fldChar w:fldCharType="end"/>
        </w:r>
      </w:ins>
    </w:p>
    <w:p w:rsidR="003803BC" w:rsidRDefault="003803BC">
      <w:pPr>
        <w:pStyle w:val="TOC2"/>
        <w:rPr>
          <w:ins w:id="146" w:author="Ed" w:date="2013-04-03T15:35:00Z"/>
          <w:rFonts w:asciiTheme="minorHAnsi" w:eastAsiaTheme="minorEastAsia" w:hAnsiTheme="minorHAnsi" w:cstheme="minorBidi"/>
          <w:noProof/>
          <w:sz w:val="22"/>
          <w:lang w:bidi="ar-SA"/>
        </w:rPr>
      </w:pPr>
      <w:ins w:id="147" w:author="Ed" w:date="2013-04-03T15:35:00Z">
        <w:r>
          <w:rPr>
            <w:noProof/>
          </w:rPr>
          <w:t>3.6 Mechanical and Electrical Systems</w:t>
        </w:r>
        <w:r>
          <w:rPr>
            <w:noProof/>
          </w:rPr>
          <w:tab/>
        </w:r>
        <w:r>
          <w:rPr>
            <w:noProof/>
          </w:rPr>
          <w:fldChar w:fldCharType="begin"/>
        </w:r>
        <w:r>
          <w:rPr>
            <w:noProof/>
          </w:rPr>
          <w:instrText xml:space="preserve"> PAGEREF _Toc352766757 \h </w:instrText>
        </w:r>
        <w:r>
          <w:rPr>
            <w:noProof/>
          </w:rPr>
        </w:r>
      </w:ins>
      <w:r>
        <w:rPr>
          <w:noProof/>
        </w:rPr>
        <w:fldChar w:fldCharType="separate"/>
      </w:r>
      <w:ins w:id="148" w:author="Ed" w:date="2013-04-03T15:35:00Z">
        <w:r>
          <w:rPr>
            <w:noProof/>
          </w:rPr>
          <w:t>69</w:t>
        </w:r>
        <w:r>
          <w:rPr>
            <w:noProof/>
          </w:rPr>
          <w:fldChar w:fldCharType="end"/>
        </w:r>
      </w:ins>
    </w:p>
    <w:p w:rsidR="003803BC" w:rsidRDefault="003803BC">
      <w:pPr>
        <w:pStyle w:val="TOC3"/>
        <w:rPr>
          <w:ins w:id="149" w:author="Ed" w:date="2013-04-03T15:35:00Z"/>
          <w:rFonts w:asciiTheme="minorHAnsi" w:eastAsiaTheme="minorEastAsia" w:hAnsiTheme="minorHAnsi" w:cstheme="minorBidi"/>
          <w:noProof/>
          <w:sz w:val="22"/>
          <w:lang w:bidi="ar-SA"/>
        </w:rPr>
      </w:pPr>
      <w:ins w:id="150" w:author="Ed" w:date="2013-04-03T15:35:00Z">
        <w:r>
          <w:rPr>
            <w:noProof/>
          </w:rPr>
          <w:t>Wheelchair Drivebase</w:t>
        </w:r>
        <w:r>
          <w:rPr>
            <w:noProof/>
          </w:rPr>
          <w:tab/>
        </w:r>
        <w:r>
          <w:rPr>
            <w:noProof/>
          </w:rPr>
          <w:fldChar w:fldCharType="begin"/>
        </w:r>
        <w:r>
          <w:rPr>
            <w:noProof/>
          </w:rPr>
          <w:instrText xml:space="preserve"> PAGEREF _Toc352766758 \h </w:instrText>
        </w:r>
        <w:r>
          <w:rPr>
            <w:noProof/>
          </w:rPr>
        </w:r>
      </w:ins>
      <w:r>
        <w:rPr>
          <w:noProof/>
        </w:rPr>
        <w:fldChar w:fldCharType="separate"/>
      </w:r>
      <w:ins w:id="151" w:author="Ed" w:date="2013-04-03T15:35:00Z">
        <w:r>
          <w:rPr>
            <w:noProof/>
          </w:rPr>
          <w:t>69</w:t>
        </w:r>
        <w:r>
          <w:rPr>
            <w:noProof/>
          </w:rPr>
          <w:fldChar w:fldCharType="end"/>
        </w:r>
      </w:ins>
    </w:p>
    <w:p w:rsidR="003803BC" w:rsidRDefault="003803BC">
      <w:pPr>
        <w:pStyle w:val="TOC3"/>
        <w:rPr>
          <w:ins w:id="152" w:author="Ed" w:date="2013-04-03T15:35:00Z"/>
          <w:rFonts w:asciiTheme="minorHAnsi" w:eastAsiaTheme="minorEastAsia" w:hAnsiTheme="minorHAnsi" w:cstheme="minorBidi"/>
          <w:noProof/>
          <w:sz w:val="22"/>
          <w:lang w:bidi="ar-SA"/>
        </w:rPr>
      </w:pPr>
      <w:ins w:id="153" w:author="Ed" w:date="2013-04-03T15:35:00Z">
        <w:r>
          <w:rPr>
            <w:noProof/>
          </w:rPr>
          <w:t>Chassis Design</w:t>
        </w:r>
        <w:r>
          <w:rPr>
            <w:noProof/>
          </w:rPr>
          <w:tab/>
        </w:r>
        <w:r>
          <w:rPr>
            <w:noProof/>
          </w:rPr>
          <w:fldChar w:fldCharType="begin"/>
        </w:r>
        <w:r>
          <w:rPr>
            <w:noProof/>
          </w:rPr>
          <w:instrText xml:space="preserve"> PAGEREF _Toc352766759 \h </w:instrText>
        </w:r>
        <w:r>
          <w:rPr>
            <w:noProof/>
          </w:rPr>
        </w:r>
      </w:ins>
      <w:r>
        <w:rPr>
          <w:noProof/>
        </w:rPr>
        <w:fldChar w:fldCharType="separate"/>
      </w:r>
      <w:ins w:id="154" w:author="Ed" w:date="2013-04-03T15:35:00Z">
        <w:r>
          <w:rPr>
            <w:noProof/>
          </w:rPr>
          <w:t>70</w:t>
        </w:r>
        <w:r>
          <w:rPr>
            <w:noProof/>
          </w:rPr>
          <w:fldChar w:fldCharType="end"/>
        </w:r>
      </w:ins>
    </w:p>
    <w:p w:rsidR="003803BC" w:rsidRDefault="003803BC">
      <w:pPr>
        <w:pStyle w:val="TOC3"/>
        <w:rPr>
          <w:ins w:id="155" w:author="Ed" w:date="2013-04-03T15:35:00Z"/>
          <w:rFonts w:asciiTheme="minorHAnsi" w:eastAsiaTheme="minorEastAsia" w:hAnsiTheme="minorHAnsi" w:cstheme="minorBidi"/>
          <w:noProof/>
          <w:sz w:val="22"/>
          <w:lang w:bidi="ar-SA"/>
        </w:rPr>
      </w:pPr>
      <w:ins w:id="156" w:author="Ed" w:date="2013-04-03T15:35:00Z">
        <w:r>
          <w:rPr>
            <w:noProof/>
          </w:rPr>
          <w:t>The ABB Arm System</w:t>
        </w:r>
        <w:r>
          <w:rPr>
            <w:noProof/>
          </w:rPr>
          <w:tab/>
        </w:r>
        <w:r>
          <w:rPr>
            <w:noProof/>
          </w:rPr>
          <w:fldChar w:fldCharType="begin"/>
        </w:r>
        <w:r>
          <w:rPr>
            <w:noProof/>
          </w:rPr>
          <w:instrText xml:space="preserve"> PAGEREF _Toc352766760 \h </w:instrText>
        </w:r>
        <w:r>
          <w:rPr>
            <w:noProof/>
          </w:rPr>
        </w:r>
      </w:ins>
      <w:r>
        <w:rPr>
          <w:noProof/>
        </w:rPr>
        <w:fldChar w:fldCharType="separate"/>
      </w:r>
      <w:ins w:id="157" w:author="Ed" w:date="2013-04-03T15:35:00Z">
        <w:r>
          <w:rPr>
            <w:noProof/>
          </w:rPr>
          <w:t>71</w:t>
        </w:r>
        <w:r>
          <w:rPr>
            <w:noProof/>
          </w:rPr>
          <w:fldChar w:fldCharType="end"/>
        </w:r>
      </w:ins>
    </w:p>
    <w:p w:rsidR="003803BC" w:rsidRDefault="003803BC">
      <w:pPr>
        <w:pStyle w:val="TOC3"/>
        <w:rPr>
          <w:ins w:id="158" w:author="Ed" w:date="2013-04-03T15:35:00Z"/>
          <w:rFonts w:asciiTheme="minorHAnsi" w:eastAsiaTheme="minorEastAsia" w:hAnsiTheme="minorHAnsi" w:cstheme="minorBidi"/>
          <w:noProof/>
          <w:sz w:val="22"/>
          <w:lang w:bidi="ar-SA"/>
        </w:rPr>
      </w:pPr>
      <w:ins w:id="159" w:author="Ed" w:date="2013-04-03T15:35:00Z">
        <w:r>
          <w:rPr>
            <w:noProof/>
          </w:rPr>
          <w:t>Gripper</w:t>
        </w:r>
        <w:r>
          <w:rPr>
            <w:noProof/>
          </w:rPr>
          <w:tab/>
        </w:r>
        <w:r>
          <w:rPr>
            <w:noProof/>
          </w:rPr>
          <w:fldChar w:fldCharType="begin"/>
        </w:r>
        <w:r>
          <w:rPr>
            <w:noProof/>
          </w:rPr>
          <w:instrText xml:space="preserve"> PAGEREF _Toc352766761 \h </w:instrText>
        </w:r>
        <w:r>
          <w:rPr>
            <w:noProof/>
          </w:rPr>
        </w:r>
      </w:ins>
      <w:r>
        <w:rPr>
          <w:noProof/>
        </w:rPr>
        <w:fldChar w:fldCharType="separate"/>
      </w:r>
      <w:ins w:id="160" w:author="Ed" w:date="2013-04-03T15:35:00Z">
        <w:r>
          <w:rPr>
            <w:noProof/>
          </w:rPr>
          <w:t>71</w:t>
        </w:r>
        <w:r>
          <w:rPr>
            <w:noProof/>
          </w:rPr>
          <w:fldChar w:fldCharType="end"/>
        </w:r>
      </w:ins>
    </w:p>
    <w:p w:rsidR="003803BC" w:rsidRDefault="003803BC">
      <w:pPr>
        <w:pStyle w:val="TOC3"/>
        <w:rPr>
          <w:ins w:id="161" w:author="Ed" w:date="2013-04-03T15:35:00Z"/>
          <w:rFonts w:asciiTheme="minorHAnsi" w:eastAsiaTheme="minorEastAsia" w:hAnsiTheme="minorHAnsi" w:cstheme="minorBidi"/>
          <w:noProof/>
          <w:sz w:val="22"/>
          <w:lang w:bidi="ar-SA"/>
        </w:rPr>
      </w:pPr>
      <w:ins w:id="162" w:author="Ed" w:date="2013-04-03T15:35:00Z">
        <w:r>
          <w:rPr>
            <w:noProof/>
          </w:rPr>
          <w:t>Battery Life</w:t>
        </w:r>
        <w:r>
          <w:rPr>
            <w:noProof/>
          </w:rPr>
          <w:tab/>
        </w:r>
        <w:r>
          <w:rPr>
            <w:noProof/>
          </w:rPr>
          <w:fldChar w:fldCharType="begin"/>
        </w:r>
        <w:r>
          <w:rPr>
            <w:noProof/>
          </w:rPr>
          <w:instrText xml:space="preserve"> PAGEREF _Toc352766762 \h </w:instrText>
        </w:r>
        <w:r>
          <w:rPr>
            <w:noProof/>
          </w:rPr>
        </w:r>
      </w:ins>
      <w:r>
        <w:rPr>
          <w:noProof/>
        </w:rPr>
        <w:fldChar w:fldCharType="separate"/>
      </w:r>
      <w:ins w:id="163" w:author="Ed" w:date="2013-04-03T15:35:00Z">
        <w:r>
          <w:rPr>
            <w:noProof/>
          </w:rPr>
          <w:t>72</w:t>
        </w:r>
        <w:r>
          <w:rPr>
            <w:noProof/>
          </w:rPr>
          <w:fldChar w:fldCharType="end"/>
        </w:r>
      </w:ins>
    </w:p>
    <w:p w:rsidR="003803BC" w:rsidRDefault="003803BC">
      <w:pPr>
        <w:pStyle w:val="TOC2"/>
        <w:rPr>
          <w:ins w:id="164" w:author="Ed" w:date="2013-04-03T15:35:00Z"/>
          <w:rFonts w:asciiTheme="minorHAnsi" w:eastAsiaTheme="minorEastAsia" w:hAnsiTheme="minorHAnsi" w:cstheme="minorBidi"/>
          <w:noProof/>
          <w:sz w:val="22"/>
          <w:lang w:bidi="ar-SA"/>
        </w:rPr>
      </w:pPr>
      <w:ins w:id="165" w:author="Ed" w:date="2013-04-03T15:35:00Z">
        <w:r>
          <w:rPr>
            <w:noProof/>
          </w:rPr>
          <w:t>4.6 The Kinect</w:t>
        </w:r>
        <w:r>
          <w:rPr>
            <w:noProof/>
          </w:rPr>
          <w:tab/>
        </w:r>
        <w:r>
          <w:rPr>
            <w:noProof/>
          </w:rPr>
          <w:fldChar w:fldCharType="begin"/>
        </w:r>
        <w:r>
          <w:rPr>
            <w:noProof/>
          </w:rPr>
          <w:instrText xml:space="preserve"> PAGEREF _Toc352766763 \h </w:instrText>
        </w:r>
        <w:r>
          <w:rPr>
            <w:noProof/>
          </w:rPr>
        </w:r>
      </w:ins>
      <w:r>
        <w:rPr>
          <w:noProof/>
        </w:rPr>
        <w:fldChar w:fldCharType="separate"/>
      </w:r>
      <w:ins w:id="166" w:author="Ed" w:date="2013-04-03T15:35:00Z">
        <w:r>
          <w:rPr>
            <w:noProof/>
          </w:rPr>
          <w:t>74</w:t>
        </w:r>
        <w:r>
          <w:rPr>
            <w:noProof/>
          </w:rPr>
          <w:fldChar w:fldCharType="end"/>
        </w:r>
      </w:ins>
    </w:p>
    <w:p w:rsidR="003803BC" w:rsidRDefault="003803BC">
      <w:pPr>
        <w:pStyle w:val="TOC3"/>
        <w:rPr>
          <w:ins w:id="167" w:author="Ed" w:date="2013-04-03T15:35:00Z"/>
          <w:rFonts w:asciiTheme="minorHAnsi" w:eastAsiaTheme="minorEastAsia" w:hAnsiTheme="minorHAnsi" w:cstheme="minorBidi"/>
          <w:noProof/>
          <w:sz w:val="22"/>
          <w:lang w:bidi="ar-SA"/>
        </w:rPr>
      </w:pPr>
      <w:ins w:id="168" w:author="Ed" w:date="2013-04-03T15:35:00Z">
        <w:r>
          <w:rPr>
            <w:noProof/>
          </w:rPr>
          <w:t>For Object Localization and Arm Planning</w:t>
        </w:r>
        <w:r>
          <w:rPr>
            <w:noProof/>
          </w:rPr>
          <w:tab/>
        </w:r>
        <w:r>
          <w:rPr>
            <w:noProof/>
          </w:rPr>
          <w:fldChar w:fldCharType="begin"/>
        </w:r>
        <w:r>
          <w:rPr>
            <w:noProof/>
          </w:rPr>
          <w:instrText xml:space="preserve"> PAGEREF _Toc352766764 \h </w:instrText>
        </w:r>
        <w:r>
          <w:rPr>
            <w:noProof/>
          </w:rPr>
        </w:r>
      </w:ins>
      <w:r>
        <w:rPr>
          <w:noProof/>
        </w:rPr>
        <w:fldChar w:fldCharType="separate"/>
      </w:r>
      <w:ins w:id="169" w:author="Ed" w:date="2013-04-03T15:35:00Z">
        <w:r>
          <w:rPr>
            <w:noProof/>
          </w:rPr>
          <w:t>74</w:t>
        </w:r>
        <w:r>
          <w:rPr>
            <w:noProof/>
          </w:rPr>
          <w:fldChar w:fldCharType="end"/>
        </w:r>
      </w:ins>
    </w:p>
    <w:p w:rsidR="003803BC" w:rsidRDefault="003803BC">
      <w:pPr>
        <w:pStyle w:val="TOC3"/>
        <w:rPr>
          <w:ins w:id="170" w:author="Ed" w:date="2013-04-03T15:35:00Z"/>
          <w:rFonts w:asciiTheme="minorHAnsi" w:eastAsiaTheme="minorEastAsia" w:hAnsiTheme="minorHAnsi" w:cstheme="minorBidi"/>
          <w:noProof/>
          <w:sz w:val="22"/>
          <w:lang w:bidi="ar-SA"/>
        </w:rPr>
      </w:pPr>
      <w:ins w:id="171" w:author="Ed" w:date="2013-04-03T15:35:00Z">
        <w:r>
          <w:rPr>
            <w:noProof/>
          </w:rPr>
          <w:t>For Reading QR Codes</w:t>
        </w:r>
        <w:r>
          <w:rPr>
            <w:noProof/>
          </w:rPr>
          <w:tab/>
        </w:r>
        <w:r>
          <w:rPr>
            <w:noProof/>
          </w:rPr>
          <w:fldChar w:fldCharType="begin"/>
        </w:r>
        <w:r>
          <w:rPr>
            <w:noProof/>
          </w:rPr>
          <w:instrText xml:space="preserve"> PAGEREF _Toc352766765 \h </w:instrText>
        </w:r>
        <w:r>
          <w:rPr>
            <w:noProof/>
          </w:rPr>
        </w:r>
      </w:ins>
      <w:r>
        <w:rPr>
          <w:noProof/>
        </w:rPr>
        <w:fldChar w:fldCharType="separate"/>
      </w:r>
      <w:ins w:id="172" w:author="Ed" w:date="2013-04-03T15:35:00Z">
        <w:r>
          <w:rPr>
            <w:noProof/>
          </w:rPr>
          <w:t>74</w:t>
        </w:r>
        <w:r>
          <w:rPr>
            <w:noProof/>
          </w:rPr>
          <w:fldChar w:fldCharType="end"/>
        </w:r>
      </w:ins>
    </w:p>
    <w:p w:rsidR="003803BC" w:rsidRDefault="003803BC">
      <w:pPr>
        <w:pStyle w:val="TOC2"/>
        <w:rPr>
          <w:ins w:id="173" w:author="Ed" w:date="2013-04-03T15:35:00Z"/>
          <w:rFonts w:asciiTheme="minorHAnsi" w:eastAsiaTheme="minorEastAsia" w:hAnsiTheme="minorHAnsi" w:cstheme="minorBidi"/>
          <w:noProof/>
          <w:sz w:val="22"/>
          <w:lang w:bidi="ar-SA"/>
        </w:rPr>
      </w:pPr>
      <w:ins w:id="174" w:author="Ed" w:date="2013-04-03T15:35:00Z">
        <w:r>
          <w:rPr>
            <w:noProof/>
          </w:rPr>
          <w:t>5.6 Open Source Software</w:t>
        </w:r>
        <w:r>
          <w:rPr>
            <w:noProof/>
          </w:rPr>
          <w:tab/>
        </w:r>
        <w:r>
          <w:rPr>
            <w:noProof/>
          </w:rPr>
          <w:fldChar w:fldCharType="begin"/>
        </w:r>
        <w:r>
          <w:rPr>
            <w:noProof/>
          </w:rPr>
          <w:instrText xml:space="preserve"> PAGEREF _Toc352766766 \h </w:instrText>
        </w:r>
        <w:r>
          <w:rPr>
            <w:noProof/>
          </w:rPr>
        </w:r>
      </w:ins>
      <w:r>
        <w:rPr>
          <w:noProof/>
        </w:rPr>
        <w:fldChar w:fldCharType="separate"/>
      </w:r>
      <w:ins w:id="175" w:author="Ed" w:date="2013-04-03T15:35:00Z">
        <w:r>
          <w:rPr>
            <w:noProof/>
          </w:rPr>
          <w:t>75</w:t>
        </w:r>
        <w:r>
          <w:rPr>
            <w:noProof/>
          </w:rPr>
          <w:fldChar w:fldCharType="end"/>
        </w:r>
      </w:ins>
    </w:p>
    <w:p w:rsidR="003803BC" w:rsidRDefault="003803BC">
      <w:pPr>
        <w:pStyle w:val="TOC3"/>
        <w:rPr>
          <w:ins w:id="176" w:author="Ed" w:date="2013-04-03T15:35:00Z"/>
          <w:rFonts w:asciiTheme="minorHAnsi" w:eastAsiaTheme="minorEastAsia" w:hAnsiTheme="minorHAnsi" w:cstheme="minorBidi"/>
          <w:noProof/>
          <w:sz w:val="22"/>
          <w:lang w:bidi="ar-SA"/>
        </w:rPr>
      </w:pPr>
      <w:ins w:id="177" w:author="Ed" w:date="2013-04-03T15:35:00Z">
        <w:r>
          <w:rPr>
            <w:noProof/>
          </w:rPr>
          <w:t>API Stability</w:t>
        </w:r>
        <w:r>
          <w:rPr>
            <w:noProof/>
          </w:rPr>
          <w:tab/>
        </w:r>
        <w:r>
          <w:rPr>
            <w:noProof/>
          </w:rPr>
          <w:fldChar w:fldCharType="begin"/>
        </w:r>
        <w:r>
          <w:rPr>
            <w:noProof/>
          </w:rPr>
          <w:instrText xml:space="preserve"> PAGEREF _Toc352766767 \h </w:instrText>
        </w:r>
        <w:r>
          <w:rPr>
            <w:noProof/>
          </w:rPr>
        </w:r>
      </w:ins>
      <w:r>
        <w:rPr>
          <w:noProof/>
        </w:rPr>
        <w:fldChar w:fldCharType="separate"/>
      </w:r>
      <w:ins w:id="178" w:author="Ed" w:date="2013-04-03T15:35:00Z">
        <w:r>
          <w:rPr>
            <w:noProof/>
          </w:rPr>
          <w:t>75</w:t>
        </w:r>
        <w:r>
          <w:rPr>
            <w:noProof/>
          </w:rPr>
          <w:fldChar w:fldCharType="end"/>
        </w:r>
      </w:ins>
    </w:p>
    <w:p w:rsidR="003803BC" w:rsidRDefault="003803BC">
      <w:pPr>
        <w:pStyle w:val="TOC3"/>
        <w:rPr>
          <w:ins w:id="179" w:author="Ed" w:date="2013-04-03T15:35:00Z"/>
          <w:rFonts w:asciiTheme="minorHAnsi" w:eastAsiaTheme="minorEastAsia" w:hAnsiTheme="minorHAnsi" w:cstheme="minorBidi"/>
          <w:noProof/>
          <w:sz w:val="22"/>
          <w:lang w:bidi="ar-SA"/>
        </w:rPr>
      </w:pPr>
      <w:ins w:id="180" w:author="Ed" w:date="2013-04-03T15:35:00Z">
        <w:r>
          <w:rPr>
            <w:noProof/>
          </w:rPr>
          <w:t>Documentation</w:t>
        </w:r>
        <w:r>
          <w:rPr>
            <w:noProof/>
          </w:rPr>
          <w:tab/>
        </w:r>
        <w:r>
          <w:rPr>
            <w:noProof/>
          </w:rPr>
          <w:fldChar w:fldCharType="begin"/>
        </w:r>
        <w:r>
          <w:rPr>
            <w:noProof/>
          </w:rPr>
          <w:instrText xml:space="preserve"> PAGEREF _Toc352766768 \h </w:instrText>
        </w:r>
        <w:r>
          <w:rPr>
            <w:noProof/>
          </w:rPr>
        </w:r>
      </w:ins>
      <w:r>
        <w:rPr>
          <w:noProof/>
        </w:rPr>
        <w:fldChar w:fldCharType="separate"/>
      </w:r>
      <w:ins w:id="181" w:author="Ed" w:date="2013-04-03T15:35:00Z">
        <w:r>
          <w:rPr>
            <w:noProof/>
          </w:rPr>
          <w:t>76</w:t>
        </w:r>
        <w:r>
          <w:rPr>
            <w:noProof/>
          </w:rPr>
          <w:fldChar w:fldCharType="end"/>
        </w:r>
      </w:ins>
    </w:p>
    <w:p w:rsidR="003803BC" w:rsidRDefault="003803BC">
      <w:pPr>
        <w:pStyle w:val="TOC3"/>
        <w:rPr>
          <w:ins w:id="182" w:author="Ed" w:date="2013-04-03T15:35:00Z"/>
          <w:rFonts w:asciiTheme="minorHAnsi" w:eastAsiaTheme="minorEastAsia" w:hAnsiTheme="minorHAnsi" w:cstheme="minorBidi"/>
          <w:noProof/>
          <w:sz w:val="22"/>
          <w:lang w:bidi="ar-SA"/>
        </w:rPr>
      </w:pPr>
      <w:ins w:id="183" w:author="Ed" w:date="2013-04-03T15:35:00Z">
        <w:r>
          <w:rPr>
            <w:noProof/>
          </w:rPr>
          <w:t>Reusability of PR2 Software</w:t>
        </w:r>
        <w:r>
          <w:rPr>
            <w:noProof/>
          </w:rPr>
          <w:tab/>
        </w:r>
        <w:r>
          <w:rPr>
            <w:noProof/>
          </w:rPr>
          <w:fldChar w:fldCharType="begin"/>
        </w:r>
        <w:r>
          <w:rPr>
            <w:noProof/>
          </w:rPr>
          <w:instrText xml:space="preserve"> PAGEREF _Toc352766769 \h </w:instrText>
        </w:r>
        <w:r>
          <w:rPr>
            <w:noProof/>
          </w:rPr>
        </w:r>
      </w:ins>
      <w:r>
        <w:rPr>
          <w:noProof/>
        </w:rPr>
        <w:fldChar w:fldCharType="separate"/>
      </w:r>
      <w:ins w:id="184" w:author="Ed" w:date="2013-04-03T15:35:00Z">
        <w:r>
          <w:rPr>
            <w:noProof/>
          </w:rPr>
          <w:t>76</w:t>
        </w:r>
        <w:r>
          <w:rPr>
            <w:noProof/>
          </w:rPr>
          <w:fldChar w:fldCharType="end"/>
        </w:r>
      </w:ins>
    </w:p>
    <w:p w:rsidR="003803BC" w:rsidRDefault="003803BC">
      <w:pPr>
        <w:pStyle w:val="TOC3"/>
        <w:rPr>
          <w:ins w:id="185" w:author="Ed" w:date="2013-04-03T15:35:00Z"/>
          <w:rFonts w:asciiTheme="minorHAnsi" w:eastAsiaTheme="minorEastAsia" w:hAnsiTheme="minorHAnsi" w:cstheme="minorBidi"/>
          <w:noProof/>
          <w:sz w:val="22"/>
          <w:lang w:bidi="ar-SA"/>
        </w:rPr>
      </w:pPr>
      <w:ins w:id="186" w:author="Ed" w:date="2013-04-03T15:35:00Z">
        <w:r>
          <w:rPr>
            <w:noProof/>
          </w:rPr>
          <w:lastRenderedPageBreak/>
          <w:t>Safety and Reliability</w:t>
        </w:r>
        <w:r>
          <w:rPr>
            <w:noProof/>
          </w:rPr>
          <w:tab/>
        </w:r>
        <w:r>
          <w:rPr>
            <w:noProof/>
          </w:rPr>
          <w:fldChar w:fldCharType="begin"/>
        </w:r>
        <w:r>
          <w:rPr>
            <w:noProof/>
          </w:rPr>
          <w:instrText xml:space="preserve"> PAGEREF _Toc352766770 \h </w:instrText>
        </w:r>
        <w:r>
          <w:rPr>
            <w:noProof/>
          </w:rPr>
        </w:r>
      </w:ins>
      <w:r>
        <w:rPr>
          <w:noProof/>
        </w:rPr>
        <w:fldChar w:fldCharType="separate"/>
      </w:r>
      <w:ins w:id="187" w:author="Ed" w:date="2013-04-03T15:35:00Z">
        <w:r>
          <w:rPr>
            <w:noProof/>
          </w:rPr>
          <w:t>77</w:t>
        </w:r>
        <w:r>
          <w:rPr>
            <w:noProof/>
          </w:rPr>
          <w:fldChar w:fldCharType="end"/>
        </w:r>
      </w:ins>
    </w:p>
    <w:p w:rsidR="003803BC" w:rsidRDefault="003803BC">
      <w:pPr>
        <w:pStyle w:val="TOC1"/>
        <w:rPr>
          <w:ins w:id="188" w:author="Ed" w:date="2013-04-03T15:35:00Z"/>
          <w:rFonts w:asciiTheme="minorHAnsi" w:eastAsiaTheme="minorEastAsia" w:hAnsiTheme="minorHAnsi" w:cstheme="minorBidi"/>
          <w:noProof/>
          <w:sz w:val="22"/>
          <w:lang w:bidi="ar-SA"/>
        </w:rPr>
      </w:pPr>
      <w:ins w:id="189" w:author="Ed" w:date="2013-04-03T15:35:00Z">
        <w:r>
          <w:rPr>
            <w:noProof/>
          </w:rPr>
          <w:t>7. Conclusions and Future Work</w:t>
        </w:r>
        <w:r>
          <w:rPr>
            <w:noProof/>
          </w:rPr>
          <w:tab/>
        </w:r>
        <w:r>
          <w:rPr>
            <w:noProof/>
          </w:rPr>
          <w:fldChar w:fldCharType="begin"/>
        </w:r>
        <w:r>
          <w:rPr>
            <w:noProof/>
          </w:rPr>
          <w:instrText xml:space="preserve"> PAGEREF _Toc352766771 \h </w:instrText>
        </w:r>
        <w:r>
          <w:rPr>
            <w:noProof/>
          </w:rPr>
        </w:r>
      </w:ins>
      <w:r>
        <w:rPr>
          <w:noProof/>
        </w:rPr>
        <w:fldChar w:fldCharType="separate"/>
      </w:r>
      <w:ins w:id="190" w:author="Ed" w:date="2013-04-03T15:35:00Z">
        <w:r>
          <w:rPr>
            <w:noProof/>
          </w:rPr>
          <w:t>79</w:t>
        </w:r>
        <w:r>
          <w:rPr>
            <w:noProof/>
          </w:rPr>
          <w:fldChar w:fldCharType="end"/>
        </w:r>
      </w:ins>
    </w:p>
    <w:p w:rsidR="003803BC" w:rsidRDefault="003803BC">
      <w:pPr>
        <w:pStyle w:val="TOC2"/>
        <w:rPr>
          <w:ins w:id="191" w:author="Ed" w:date="2013-04-03T15:35:00Z"/>
          <w:rFonts w:asciiTheme="minorHAnsi" w:eastAsiaTheme="minorEastAsia" w:hAnsiTheme="minorHAnsi" w:cstheme="minorBidi"/>
          <w:noProof/>
          <w:sz w:val="22"/>
          <w:lang w:bidi="ar-SA"/>
        </w:rPr>
      </w:pPr>
      <w:ins w:id="192" w:author="Ed" w:date="2013-04-03T15:35:00Z">
        <w:r>
          <w:rPr>
            <w:noProof/>
          </w:rPr>
          <w:t>1.7 Conclusions on ROS and Open Source Software</w:t>
        </w:r>
        <w:r>
          <w:rPr>
            <w:noProof/>
          </w:rPr>
          <w:tab/>
        </w:r>
        <w:r>
          <w:rPr>
            <w:noProof/>
          </w:rPr>
          <w:fldChar w:fldCharType="begin"/>
        </w:r>
        <w:r>
          <w:rPr>
            <w:noProof/>
          </w:rPr>
          <w:instrText xml:space="preserve"> PAGEREF _Toc352766772 \h </w:instrText>
        </w:r>
        <w:r>
          <w:rPr>
            <w:noProof/>
          </w:rPr>
        </w:r>
      </w:ins>
      <w:r>
        <w:rPr>
          <w:noProof/>
        </w:rPr>
        <w:fldChar w:fldCharType="separate"/>
      </w:r>
      <w:ins w:id="193" w:author="Ed" w:date="2013-04-03T15:35:00Z">
        <w:r>
          <w:rPr>
            <w:noProof/>
          </w:rPr>
          <w:t>79</w:t>
        </w:r>
        <w:r>
          <w:rPr>
            <w:noProof/>
          </w:rPr>
          <w:fldChar w:fldCharType="end"/>
        </w:r>
      </w:ins>
    </w:p>
    <w:p w:rsidR="003803BC" w:rsidRDefault="003803BC">
      <w:pPr>
        <w:pStyle w:val="TOC2"/>
        <w:rPr>
          <w:ins w:id="194" w:author="Ed" w:date="2013-04-03T15:35:00Z"/>
          <w:rFonts w:asciiTheme="minorHAnsi" w:eastAsiaTheme="minorEastAsia" w:hAnsiTheme="minorHAnsi" w:cstheme="minorBidi"/>
          <w:noProof/>
          <w:sz w:val="22"/>
          <w:lang w:bidi="ar-SA"/>
        </w:rPr>
      </w:pPr>
      <w:ins w:id="195" w:author="Ed" w:date="2013-04-03T15:35:00Z">
        <w:r>
          <w:rPr>
            <w:noProof/>
          </w:rPr>
          <w:t>2.7 Future Work</w:t>
        </w:r>
        <w:r>
          <w:rPr>
            <w:noProof/>
          </w:rPr>
          <w:tab/>
        </w:r>
        <w:r>
          <w:rPr>
            <w:noProof/>
          </w:rPr>
          <w:fldChar w:fldCharType="begin"/>
        </w:r>
        <w:r>
          <w:rPr>
            <w:noProof/>
          </w:rPr>
          <w:instrText xml:space="preserve"> PAGEREF _Toc352766773 \h </w:instrText>
        </w:r>
        <w:r>
          <w:rPr>
            <w:noProof/>
          </w:rPr>
        </w:r>
      </w:ins>
      <w:r>
        <w:rPr>
          <w:noProof/>
        </w:rPr>
        <w:fldChar w:fldCharType="separate"/>
      </w:r>
      <w:ins w:id="196" w:author="Ed" w:date="2013-04-03T15:35:00Z">
        <w:r>
          <w:rPr>
            <w:noProof/>
          </w:rPr>
          <w:t>79</w:t>
        </w:r>
        <w:r>
          <w:rPr>
            <w:noProof/>
          </w:rPr>
          <w:fldChar w:fldCharType="end"/>
        </w:r>
      </w:ins>
    </w:p>
    <w:p w:rsidR="003803BC" w:rsidRDefault="003803BC">
      <w:pPr>
        <w:pStyle w:val="TOC2"/>
        <w:rPr>
          <w:ins w:id="197" w:author="Ed" w:date="2013-04-03T15:35:00Z"/>
          <w:rFonts w:asciiTheme="minorHAnsi" w:eastAsiaTheme="minorEastAsia" w:hAnsiTheme="minorHAnsi" w:cstheme="minorBidi"/>
          <w:noProof/>
          <w:sz w:val="22"/>
          <w:lang w:bidi="ar-SA"/>
        </w:rPr>
      </w:pPr>
      <w:ins w:id="198" w:author="Ed" w:date="2013-04-03T15:35:00Z">
        <w:r>
          <w:rPr>
            <w:noProof/>
          </w:rPr>
          <w:t>3.7 Applications of this Robot</w:t>
        </w:r>
        <w:r>
          <w:rPr>
            <w:noProof/>
          </w:rPr>
          <w:tab/>
        </w:r>
        <w:r>
          <w:rPr>
            <w:noProof/>
          </w:rPr>
          <w:fldChar w:fldCharType="begin"/>
        </w:r>
        <w:r>
          <w:rPr>
            <w:noProof/>
          </w:rPr>
          <w:instrText xml:space="preserve"> PAGEREF _Toc352766774 \h </w:instrText>
        </w:r>
        <w:r>
          <w:rPr>
            <w:noProof/>
          </w:rPr>
        </w:r>
      </w:ins>
      <w:r>
        <w:rPr>
          <w:noProof/>
        </w:rPr>
        <w:fldChar w:fldCharType="separate"/>
      </w:r>
      <w:ins w:id="199" w:author="Ed" w:date="2013-04-03T15:35:00Z">
        <w:r>
          <w:rPr>
            <w:noProof/>
          </w:rPr>
          <w:t>82</w:t>
        </w:r>
        <w:r>
          <w:rPr>
            <w:noProof/>
          </w:rPr>
          <w:fldChar w:fldCharType="end"/>
        </w:r>
      </w:ins>
    </w:p>
    <w:p w:rsidR="003803BC" w:rsidRDefault="003803BC">
      <w:pPr>
        <w:pStyle w:val="TOC2"/>
        <w:rPr>
          <w:ins w:id="200" w:author="Ed" w:date="2013-04-03T15:35:00Z"/>
          <w:rFonts w:asciiTheme="minorHAnsi" w:eastAsiaTheme="minorEastAsia" w:hAnsiTheme="minorHAnsi" w:cstheme="minorBidi"/>
          <w:noProof/>
          <w:sz w:val="22"/>
          <w:lang w:bidi="ar-SA"/>
        </w:rPr>
      </w:pPr>
      <w:ins w:id="201" w:author="Ed" w:date="2013-04-03T15:35:00Z">
        <w:r>
          <w:rPr>
            <w:noProof/>
          </w:rPr>
          <w:t>4.7 Conclusion</w:t>
        </w:r>
        <w:r>
          <w:rPr>
            <w:noProof/>
          </w:rPr>
          <w:tab/>
        </w:r>
        <w:r>
          <w:rPr>
            <w:noProof/>
          </w:rPr>
          <w:fldChar w:fldCharType="begin"/>
        </w:r>
        <w:r>
          <w:rPr>
            <w:noProof/>
          </w:rPr>
          <w:instrText xml:space="preserve"> PAGEREF _Toc352766775 \h </w:instrText>
        </w:r>
        <w:r>
          <w:rPr>
            <w:noProof/>
          </w:rPr>
        </w:r>
      </w:ins>
      <w:r>
        <w:rPr>
          <w:noProof/>
        </w:rPr>
        <w:fldChar w:fldCharType="separate"/>
      </w:r>
      <w:ins w:id="202" w:author="Ed" w:date="2013-04-03T15:35:00Z">
        <w:r>
          <w:rPr>
            <w:noProof/>
          </w:rPr>
          <w:t>82</w:t>
        </w:r>
        <w:r>
          <w:rPr>
            <w:noProof/>
          </w:rPr>
          <w:fldChar w:fldCharType="end"/>
        </w:r>
      </w:ins>
    </w:p>
    <w:p w:rsidR="003803BC" w:rsidRDefault="003803BC">
      <w:pPr>
        <w:pStyle w:val="TOC1"/>
        <w:rPr>
          <w:ins w:id="203" w:author="Ed" w:date="2013-04-03T15:35:00Z"/>
          <w:rFonts w:asciiTheme="minorHAnsi" w:eastAsiaTheme="minorEastAsia" w:hAnsiTheme="minorHAnsi" w:cstheme="minorBidi"/>
          <w:noProof/>
          <w:sz w:val="22"/>
          <w:lang w:bidi="ar-SA"/>
        </w:rPr>
      </w:pPr>
      <w:ins w:id="204" w:author="Ed" w:date="2013-04-03T15:35:00Z">
        <w:r>
          <w:rPr>
            <w:noProof/>
          </w:rPr>
          <w:t>8. Bibliography</w:t>
        </w:r>
        <w:r>
          <w:rPr>
            <w:noProof/>
          </w:rPr>
          <w:tab/>
        </w:r>
        <w:r>
          <w:rPr>
            <w:noProof/>
          </w:rPr>
          <w:fldChar w:fldCharType="begin"/>
        </w:r>
        <w:r>
          <w:rPr>
            <w:noProof/>
          </w:rPr>
          <w:instrText xml:space="preserve"> PAGEREF _Toc352766776 \h </w:instrText>
        </w:r>
        <w:r>
          <w:rPr>
            <w:noProof/>
          </w:rPr>
        </w:r>
      </w:ins>
      <w:r>
        <w:rPr>
          <w:noProof/>
        </w:rPr>
        <w:fldChar w:fldCharType="separate"/>
      </w:r>
      <w:ins w:id="205" w:author="Ed" w:date="2013-04-03T15:35:00Z">
        <w:r>
          <w:rPr>
            <w:noProof/>
          </w:rPr>
          <w:t>84</w:t>
        </w:r>
        <w:r>
          <w:rPr>
            <w:noProof/>
          </w:rPr>
          <w:fldChar w:fldCharType="end"/>
        </w:r>
      </w:ins>
    </w:p>
    <w:p w:rsidR="003803BC" w:rsidRDefault="003803BC">
      <w:pPr>
        <w:pStyle w:val="TOC1"/>
        <w:rPr>
          <w:ins w:id="206" w:author="Ed" w:date="2013-04-03T15:35:00Z"/>
          <w:rFonts w:asciiTheme="minorHAnsi" w:eastAsiaTheme="minorEastAsia" w:hAnsiTheme="minorHAnsi" w:cstheme="minorBidi"/>
          <w:noProof/>
          <w:sz w:val="22"/>
          <w:lang w:bidi="ar-SA"/>
        </w:rPr>
      </w:pPr>
      <w:ins w:id="207" w:author="Ed" w:date="2013-04-03T15:35:00Z">
        <w:r>
          <w:rPr>
            <w:noProof/>
          </w:rPr>
          <w:t>9. Appendix 1: Bill of Materials</w:t>
        </w:r>
        <w:r>
          <w:rPr>
            <w:noProof/>
          </w:rPr>
          <w:tab/>
        </w:r>
        <w:r>
          <w:rPr>
            <w:noProof/>
          </w:rPr>
          <w:fldChar w:fldCharType="begin"/>
        </w:r>
        <w:r>
          <w:rPr>
            <w:noProof/>
          </w:rPr>
          <w:instrText xml:space="preserve"> PAGEREF _Toc352766808 \h </w:instrText>
        </w:r>
        <w:r>
          <w:rPr>
            <w:noProof/>
          </w:rPr>
        </w:r>
      </w:ins>
      <w:r>
        <w:rPr>
          <w:noProof/>
        </w:rPr>
        <w:fldChar w:fldCharType="separate"/>
      </w:r>
      <w:ins w:id="208" w:author="Ed" w:date="2013-04-03T15:35:00Z">
        <w:r>
          <w:rPr>
            <w:noProof/>
          </w:rPr>
          <w:t>88</w:t>
        </w:r>
        <w:r>
          <w:rPr>
            <w:noProof/>
          </w:rPr>
          <w:fldChar w:fldCharType="end"/>
        </w:r>
      </w:ins>
    </w:p>
    <w:p w:rsidR="003803BC" w:rsidRDefault="003803BC">
      <w:pPr>
        <w:pStyle w:val="TOC1"/>
        <w:rPr>
          <w:ins w:id="209" w:author="Ed" w:date="2013-04-03T15:35:00Z"/>
          <w:rFonts w:asciiTheme="minorHAnsi" w:eastAsiaTheme="minorEastAsia" w:hAnsiTheme="minorHAnsi" w:cstheme="minorBidi"/>
          <w:noProof/>
          <w:sz w:val="22"/>
          <w:lang w:bidi="ar-SA"/>
        </w:rPr>
      </w:pPr>
      <w:ins w:id="210" w:author="Ed" w:date="2013-04-03T15:35:00Z">
        <w:r>
          <w:rPr>
            <w:noProof/>
          </w:rPr>
          <w:t>10. Appendix 2: Localization Data</w:t>
        </w:r>
        <w:r>
          <w:rPr>
            <w:noProof/>
          </w:rPr>
          <w:tab/>
        </w:r>
        <w:r>
          <w:rPr>
            <w:noProof/>
          </w:rPr>
          <w:fldChar w:fldCharType="begin"/>
        </w:r>
        <w:r>
          <w:rPr>
            <w:noProof/>
          </w:rPr>
          <w:instrText xml:space="preserve"> PAGEREF _Toc352766809 \h </w:instrText>
        </w:r>
        <w:r>
          <w:rPr>
            <w:noProof/>
          </w:rPr>
        </w:r>
      </w:ins>
      <w:r>
        <w:rPr>
          <w:noProof/>
        </w:rPr>
        <w:fldChar w:fldCharType="separate"/>
      </w:r>
      <w:ins w:id="211" w:author="Ed" w:date="2013-04-03T15:35:00Z">
        <w:r>
          <w:rPr>
            <w:noProof/>
          </w:rPr>
          <w:t>89</w:t>
        </w:r>
        <w:r>
          <w:rPr>
            <w:noProof/>
          </w:rPr>
          <w:fldChar w:fldCharType="end"/>
        </w:r>
      </w:ins>
    </w:p>
    <w:p w:rsidR="003803BC" w:rsidRDefault="003803BC">
      <w:pPr>
        <w:pStyle w:val="TOC2"/>
        <w:rPr>
          <w:ins w:id="212" w:author="Ed" w:date="2013-04-03T15:35:00Z"/>
          <w:rFonts w:asciiTheme="minorHAnsi" w:eastAsiaTheme="minorEastAsia" w:hAnsiTheme="minorHAnsi" w:cstheme="minorBidi"/>
          <w:noProof/>
          <w:sz w:val="22"/>
          <w:lang w:bidi="ar-SA"/>
        </w:rPr>
      </w:pPr>
      <w:ins w:id="213" w:author="Ed" w:date="2013-04-03T15:35:00Z">
        <w:r>
          <w:rPr>
            <w:noProof/>
          </w:rPr>
          <w:t>1.10 Ten Meter Straight Line</w:t>
        </w:r>
        <w:r>
          <w:rPr>
            <w:noProof/>
          </w:rPr>
          <w:tab/>
        </w:r>
        <w:r>
          <w:rPr>
            <w:noProof/>
          </w:rPr>
          <w:fldChar w:fldCharType="begin"/>
        </w:r>
        <w:r>
          <w:rPr>
            <w:noProof/>
          </w:rPr>
          <w:instrText xml:space="preserve"> PAGEREF _Toc352766810 \h </w:instrText>
        </w:r>
        <w:r>
          <w:rPr>
            <w:noProof/>
          </w:rPr>
        </w:r>
      </w:ins>
      <w:r>
        <w:rPr>
          <w:noProof/>
        </w:rPr>
        <w:fldChar w:fldCharType="separate"/>
      </w:r>
      <w:ins w:id="214" w:author="Ed" w:date="2013-04-03T15:35:00Z">
        <w:r>
          <w:rPr>
            <w:noProof/>
          </w:rPr>
          <w:t>89</w:t>
        </w:r>
        <w:r>
          <w:rPr>
            <w:noProof/>
          </w:rPr>
          <w:fldChar w:fldCharType="end"/>
        </w:r>
      </w:ins>
    </w:p>
    <w:p w:rsidR="003803BC" w:rsidRDefault="003803BC">
      <w:pPr>
        <w:pStyle w:val="TOC2"/>
        <w:rPr>
          <w:ins w:id="215" w:author="Ed" w:date="2013-04-03T15:35:00Z"/>
          <w:rFonts w:asciiTheme="minorHAnsi" w:eastAsiaTheme="minorEastAsia" w:hAnsiTheme="minorHAnsi" w:cstheme="minorBidi"/>
          <w:noProof/>
          <w:sz w:val="22"/>
          <w:lang w:bidi="ar-SA"/>
        </w:rPr>
      </w:pPr>
      <w:ins w:id="216" w:author="Ed" w:date="2013-04-03T15:35:00Z">
        <w:r>
          <w:rPr>
            <w:noProof/>
          </w:rPr>
          <w:t>2.10 Five Laps of One Meter Radius Circle</w:t>
        </w:r>
        <w:r>
          <w:rPr>
            <w:noProof/>
          </w:rPr>
          <w:tab/>
        </w:r>
        <w:r>
          <w:rPr>
            <w:noProof/>
          </w:rPr>
          <w:fldChar w:fldCharType="begin"/>
        </w:r>
        <w:r>
          <w:rPr>
            <w:noProof/>
          </w:rPr>
          <w:instrText xml:space="preserve"> PAGEREF _Toc352766811 \h </w:instrText>
        </w:r>
        <w:r>
          <w:rPr>
            <w:noProof/>
          </w:rPr>
        </w:r>
      </w:ins>
      <w:r>
        <w:rPr>
          <w:noProof/>
        </w:rPr>
        <w:fldChar w:fldCharType="separate"/>
      </w:r>
      <w:ins w:id="217" w:author="Ed" w:date="2013-04-03T15:35:00Z">
        <w:r>
          <w:rPr>
            <w:noProof/>
          </w:rPr>
          <w:t>90</w:t>
        </w:r>
        <w:r>
          <w:rPr>
            <w:noProof/>
          </w:rPr>
          <w:fldChar w:fldCharType="end"/>
        </w:r>
      </w:ins>
    </w:p>
    <w:p w:rsidR="00606590" w:rsidDel="00606590" w:rsidRDefault="00606590" w:rsidP="00606590">
      <w:pPr>
        <w:pStyle w:val="Heading1NoNumber"/>
        <w:rPr>
          <w:del w:id="218" w:author="Ed" w:date="2013-04-03T15:32:00Z"/>
          <w:noProof/>
        </w:rPr>
      </w:pPr>
    </w:p>
    <w:p w:rsidR="002557A2" w:rsidDel="00606590" w:rsidRDefault="002557A2" w:rsidP="00606590">
      <w:pPr>
        <w:pStyle w:val="Heading1NoNumber"/>
        <w:rPr>
          <w:del w:id="219" w:author="Ed" w:date="2013-04-03T15:32:00Z"/>
          <w:noProof/>
        </w:rPr>
        <w:pPrChange w:id="220" w:author="Ed" w:date="2013-04-03T15:32:00Z">
          <w:pPr>
            <w:pStyle w:val="Heading1"/>
            <w:tabs>
              <w:tab w:val="right" w:pos="8640"/>
            </w:tabs>
          </w:pPr>
        </w:pPrChange>
      </w:pPr>
    </w:p>
    <w:p w:rsidR="002557A2" w:rsidDel="00606590" w:rsidRDefault="002557A2" w:rsidP="00D50A3D">
      <w:pPr>
        <w:pStyle w:val="TOC1"/>
        <w:rPr>
          <w:del w:id="221" w:author="Ed" w:date="2013-04-03T15:32:00Z"/>
          <w:rFonts w:asciiTheme="minorHAnsi" w:eastAsiaTheme="minorEastAsia" w:hAnsiTheme="minorHAnsi" w:cstheme="minorBidi"/>
          <w:noProof/>
          <w:sz w:val="22"/>
          <w:lang w:bidi="ar-SA"/>
        </w:rPr>
      </w:pPr>
      <w:del w:id="222" w:author="Ed" w:date="2013-04-03T15:32:00Z">
        <w:r w:rsidDel="00606590">
          <w:rPr>
            <w:noProof/>
          </w:rPr>
          <w:delText>Contents</w:delText>
        </w:r>
        <w:r w:rsidDel="00606590">
          <w:rPr>
            <w:noProof/>
          </w:rPr>
          <w:tab/>
        </w:r>
        <w:r w:rsidR="00B366A1" w:rsidDel="00606590">
          <w:rPr>
            <w:noProof/>
          </w:rPr>
          <w:delText>ii</w:delText>
        </w:r>
        <w:r w:rsidDel="00606590">
          <w:rPr>
            <w:noProof/>
          </w:rPr>
          <w:delText>ii</w:delText>
        </w:r>
      </w:del>
    </w:p>
    <w:p w:rsidR="002557A2" w:rsidDel="00606590" w:rsidRDefault="002557A2" w:rsidP="00D50A3D">
      <w:pPr>
        <w:pStyle w:val="TOC1"/>
        <w:rPr>
          <w:del w:id="223" w:author="Ed" w:date="2013-04-03T15:32:00Z"/>
          <w:rFonts w:asciiTheme="minorHAnsi" w:eastAsiaTheme="minorEastAsia" w:hAnsiTheme="minorHAnsi" w:cstheme="minorBidi"/>
          <w:noProof/>
          <w:sz w:val="22"/>
          <w:lang w:bidi="ar-SA"/>
        </w:rPr>
      </w:pPr>
      <w:del w:id="224" w:author="Ed" w:date="2013-04-03T15:32:00Z">
        <w:r w:rsidDel="00606590">
          <w:rPr>
            <w:noProof/>
          </w:rPr>
          <w:delText>Figures</w:delText>
        </w:r>
        <w:r w:rsidDel="00606590">
          <w:rPr>
            <w:noProof/>
          </w:rPr>
          <w:tab/>
        </w:r>
        <w:r w:rsidR="00B366A1" w:rsidDel="00606590">
          <w:rPr>
            <w:noProof/>
          </w:rPr>
          <w:delText>vi</w:delText>
        </w:r>
        <w:r w:rsidDel="00606590">
          <w:rPr>
            <w:noProof/>
          </w:rPr>
          <w:delText>vi</w:delText>
        </w:r>
      </w:del>
    </w:p>
    <w:p w:rsidR="002557A2" w:rsidDel="00606590" w:rsidRDefault="002557A2" w:rsidP="00D50A3D">
      <w:pPr>
        <w:pStyle w:val="TOC1"/>
        <w:rPr>
          <w:del w:id="225" w:author="Ed" w:date="2013-04-03T15:32:00Z"/>
          <w:rFonts w:asciiTheme="minorHAnsi" w:eastAsiaTheme="minorEastAsia" w:hAnsiTheme="minorHAnsi" w:cstheme="minorBidi"/>
          <w:noProof/>
          <w:sz w:val="22"/>
          <w:lang w:bidi="ar-SA"/>
        </w:rPr>
      </w:pPr>
      <w:del w:id="226" w:author="Ed" w:date="2013-04-03T15:32:00Z">
        <w:r w:rsidDel="00606590">
          <w:rPr>
            <w:noProof/>
          </w:rPr>
          <w:delText>Abstract</w:delText>
        </w:r>
        <w:r w:rsidDel="00606590">
          <w:rPr>
            <w:noProof/>
          </w:rPr>
          <w:tab/>
        </w:r>
        <w:r w:rsidR="00B366A1" w:rsidDel="00606590">
          <w:rPr>
            <w:noProof/>
          </w:rPr>
          <w:delText>viii</w:delText>
        </w:r>
        <w:r w:rsidDel="00606590">
          <w:rPr>
            <w:noProof/>
          </w:rPr>
          <w:delText>viii</w:delText>
        </w:r>
      </w:del>
    </w:p>
    <w:p w:rsidR="002557A2" w:rsidDel="00606590" w:rsidRDefault="002557A2" w:rsidP="00D50A3D">
      <w:pPr>
        <w:pStyle w:val="TOC1"/>
        <w:rPr>
          <w:del w:id="227" w:author="Ed" w:date="2013-04-03T15:32:00Z"/>
          <w:rFonts w:asciiTheme="minorHAnsi" w:eastAsiaTheme="minorEastAsia" w:hAnsiTheme="minorHAnsi" w:cstheme="minorBidi"/>
          <w:noProof/>
          <w:sz w:val="22"/>
          <w:lang w:bidi="ar-SA"/>
        </w:rPr>
      </w:pPr>
      <w:del w:id="228" w:author="Ed" w:date="2013-04-03T15:32:00Z">
        <w:r w:rsidDel="00606590">
          <w:rPr>
            <w:noProof/>
          </w:rPr>
          <w:delText>Introduction</w:delText>
        </w:r>
        <w:r w:rsidDel="00606590">
          <w:rPr>
            <w:noProof/>
          </w:rPr>
          <w:tab/>
        </w:r>
        <w:r w:rsidR="00B366A1" w:rsidDel="00606590">
          <w:rPr>
            <w:noProof/>
          </w:rPr>
          <w:delText>1</w:delText>
        </w:r>
        <w:r w:rsidDel="00606590">
          <w:rPr>
            <w:noProof/>
          </w:rPr>
          <w:delText>1</w:delText>
        </w:r>
      </w:del>
    </w:p>
    <w:p w:rsidR="002557A2" w:rsidDel="00606590" w:rsidRDefault="002557A2" w:rsidP="00D50A3D">
      <w:pPr>
        <w:pStyle w:val="TOC1"/>
        <w:rPr>
          <w:del w:id="229" w:author="Ed" w:date="2013-04-03T15:32:00Z"/>
          <w:rFonts w:asciiTheme="minorHAnsi" w:eastAsiaTheme="minorEastAsia" w:hAnsiTheme="minorHAnsi" w:cstheme="minorBidi"/>
          <w:noProof/>
          <w:sz w:val="22"/>
          <w:lang w:bidi="ar-SA"/>
        </w:rPr>
      </w:pPr>
      <w:del w:id="230" w:author="Ed" w:date="2013-04-03T15:32:00Z">
        <w:r w:rsidDel="00606590">
          <w:rPr>
            <w:noProof/>
          </w:rPr>
          <w:delText>Industrial Mobile Manipulation</w:delText>
        </w:r>
        <w:r w:rsidDel="00606590">
          <w:rPr>
            <w:noProof/>
          </w:rPr>
          <w:tab/>
        </w:r>
        <w:r w:rsidR="00B366A1" w:rsidDel="00606590">
          <w:rPr>
            <w:noProof/>
          </w:rPr>
          <w:delText>3</w:delText>
        </w:r>
        <w:r w:rsidDel="00606590">
          <w:rPr>
            <w:noProof/>
          </w:rPr>
          <w:delText>3</w:delText>
        </w:r>
      </w:del>
    </w:p>
    <w:p w:rsidR="002557A2" w:rsidDel="00606590" w:rsidRDefault="002557A2" w:rsidP="00D50A3D">
      <w:pPr>
        <w:pStyle w:val="TOC1"/>
        <w:rPr>
          <w:del w:id="231" w:author="Ed" w:date="2013-04-03T15:32:00Z"/>
          <w:rFonts w:asciiTheme="minorHAnsi" w:eastAsiaTheme="minorEastAsia" w:hAnsiTheme="minorHAnsi" w:cstheme="minorBidi"/>
          <w:noProof/>
          <w:sz w:val="22"/>
          <w:lang w:bidi="ar-SA"/>
        </w:rPr>
      </w:pPr>
      <w:del w:id="232" w:author="Ed" w:date="2013-04-01T14:14:00Z">
        <w:r w:rsidDel="00C26887">
          <w:rPr>
            <w:noProof/>
          </w:rPr>
          <w:delText>ABBY</w:delText>
        </w:r>
      </w:del>
      <w:del w:id="233" w:author="Ed" w:date="2013-04-03T15:32:00Z">
        <w:r w:rsidDel="00606590">
          <w:rPr>
            <w:noProof/>
          </w:rPr>
          <w:delText xml:space="preserve"> - System Design</w:delText>
        </w:r>
        <w:r w:rsidDel="00606590">
          <w:rPr>
            <w:noProof/>
          </w:rPr>
          <w:tab/>
        </w:r>
        <w:r w:rsidR="00B366A1" w:rsidDel="00606590">
          <w:rPr>
            <w:noProof/>
          </w:rPr>
          <w:delText>6</w:delText>
        </w:r>
        <w:r w:rsidDel="00606590">
          <w:rPr>
            <w:noProof/>
          </w:rPr>
          <w:delText>6</w:delText>
        </w:r>
      </w:del>
    </w:p>
    <w:p w:rsidR="002557A2" w:rsidDel="00606590" w:rsidRDefault="002557A2" w:rsidP="00D50A3D">
      <w:pPr>
        <w:pStyle w:val="TOC2"/>
        <w:rPr>
          <w:del w:id="234" w:author="Ed" w:date="2013-04-03T15:32:00Z"/>
          <w:rFonts w:asciiTheme="minorHAnsi" w:eastAsiaTheme="minorEastAsia" w:hAnsiTheme="minorHAnsi" w:cstheme="minorBidi"/>
          <w:noProof/>
          <w:sz w:val="22"/>
          <w:lang w:bidi="ar-SA"/>
        </w:rPr>
      </w:pPr>
      <w:del w:id="235" w:author="Ed" w:date="2013-04-03T15:32:00Z">
        <w:r w:rsidDel="00606590">
          <w:rPr>
            <w:noProof/>
          </w:rPr>
          <w:delText>Invacare Ranger Wheelchair Base</w:delText>
        </w:r>
        <w:r w:rsidDel="00606590">
          <w:rPr>
            <w:noProof/>
          </w:rPr>
          <w:tab/>
        </w:r>
        <w:r w:rsidR="00B366A1" w:rsidDel="00606590">
          <w:rPr>
            <w:noProof/>
          </w:rPr>
          <w:delText>6</w:delText>
        </w:r>
        <w:r w:rsidDel="00606590">
          <w:rPr>
            <w:noProof/>
          </w:rPr>
          <w:delText>6</w:delText>
        </w:r>
      </w:del>
    </w:p>
    <w:p w:rsidR="002557A2" w:rsidDel="00606590" w:rsidRDefault="002557A2" w:rsidP="00D50A3D">
      <w:pPr>
        <w:pStyle w:val="TOC2"/>
        <w:rPr>
          <w:del w:id="236" w:author="Ed" w:date="2013-04-03T15:32:00Z"/>
          <w:rFonts w:asciiTheme="minorHAnsi" w:eastAsiaTheme="minorEastAsia" w:hAnsiTheme="minorHAnsi" w:cstheme="minorBidi"/>
          <w:noProof/>
          <w:sz w:val="22"/>
          <w:lang w:bidi="ar-SA"/>
        </w:rPr>
      </w:pPr>
      <w:del w:id="237" w:author="Ed" w:date="2013-04-03T15:32:00Z">
        <w:r w:rsidDel="00606590">
          <w:rPr>
            <w:noProof/>
          </w:rPr>
          <w:delText>ABB IRB-120 Robotic Arm</w:delText>
        </w:r>
        <w:r w:rsidDel="00606590">
          <w:rPr>
            <w:noProof/>
          </w:rPr>
          <w:tab/>
        </w:r>
        <w:r w:rsidR="00B366A1" w:rsidDel="00606590">
          <w:rPr>
            <w:noProof/>
          </w:rPr>
          <w:delText>7</w:delText>
        </w:r>
        <w:r w:rsidDel="00606590">
          <w:rPr>
            <w:noProof/>
          </w:rPr>
          <w:delText>7</w:delText>
        </w:r>
      </w:del>
    </w:p>
    <w:p w:rsidR="002557A2" w:rsidDel="00606590" w:rsidRDefault="002557A2" w:rsidP="00D50A3D">
      <w:pPr>
        <w:pStyle w:val="TOC2"/>
        <w:rPr>
          <w:del w:id="238" w:author="Ed" w:date="2013-04-03T15:32:00Z"/>
          <w:rFonts w:asciiTheme="minorHAnsi" w:eastAsiaTheme="minorEastAsia" w:hAnsiTheme="minorHAnsi" w:cstheme="minorBidi"/>
          <w:noProof/>
          <w:sz w:val="22"/>
          <w:lang w:bidi="ar-SA"/>
        </w:rPr>
      </w:pPr>
      <w:del w:id="239" w:author="Ed" w:date="2013-04-03T15:32:00Z">
        <w:r w:rsidDel="00606590">
          <w:rPr>
            <w:noProof/>
          </w:rPr>
          <w:delText>End Effector</w:delText>
        </w:r>
        <w:r w:rsidDel="00606590">
          <w:rPr>
            <w:noProof/>
          </w:rPr>
          <w:tab/>
        </w:r>
        <w:r w:rsidR="00B366A1" w:rsidDel="00606590">
          <w:rPr>
            <w:noProof/>
          </w:rPr>
          <w:delText>8</w:delText>
        </w:r>
        <w:r w:rsidDel="00606590">
          <w:rPr>
            <w:noProof/>
          </w:rPr>
          <w:delText>8</w:delText>
        </w:r>
      </w:del>
    </w:p>
    <w:p w:rsidR="002557A2" w:rsidDel="00606590" w:rsidRDefault="002557A2" w:rsidP="00D50A3D">
      <w:pPr>
        <w:pStyle w:val="TOC2"/>
        <w:rPr>
          <w:del w:id="240" w:author="Ed" w:date="2013-04-03T15:32:00Z"/>
          <w:rFonts w:asciiTheme="minorHAnsi" w:eastAsiaTheme="minorEastAsia" w:hAnsiTheme="minorHAnsi" w:cstheme="minorBidi"/>
          <w:noProof/>
          <w:sz w:val="22"/>
          <w:lang w:bidi="ar-SA"/>
        </w:rPr>
      </w:pPr>
      <w:del w:id="241" w:author="Ed" w:date="2013-04-03T15:32:00Z">
        <w:r w:rsidDel="00606590">
          <w:rPr>
            <w:noProof/>
          </w:rPr>
          <w:delText>Custom Frame Design</w:delText>
        </w:r>
        <w:r w:rsidDel="00606590">
          <w:rPr>
            <w:noProof/>
          </w:rPr>
          <w:tab/>
        </w:r>
        <w:r w:rsidR="00B366A1" w:rsidDel="00606590">
          <w:rPr>
            <w:noProof/>
          </w:rPr>
          <w:delText>10</w:delText>
        </w:r>
        <w:r w:rsidDel="00606590">
          <w:rPr>
            <w:noProof/>
          </w:rPr>
          <w:delText>10</w:delText>
        </w:r>
      </w:del>
    </w:p>
    <w:p w:rsidR="002557A2" w:rsidDel="00606590" w:rsidRDefault="002557A2" w:rsidP="00D50A3D">
      <w:pPr>
        <w:pStyle w:val="TOC2"/>
        <w:rPr>
          <w:del w:id="242" w:author="Ed" w:date="2013-04-03T15:32:00Z"/>
          <w:rFonts w:asciiTheme="minorHAnsi" w:eastAsiaTheme="minorEastAsia" w:hAnsiTheme="minorHAnsi" w:cstheme="minorBidi"/>
          <w:noProof/>
          <w:sz w:val="22"/>
          <w:lang w:bidi="ar-SA"/>
        </w:rPr>
      </w:pPr>
      <w:del w:id="243" w:author="Ed" w:date="2013-04-03T15:32:00Z">
        <w:r w:rsidDel="00606590">
          <w:rPr>
            <w:noProof/>
          </w:rPr>
          <w:delText>Power</w:delText>
        </w:r>
        <w:r w:rsidDel="00606590">
          <w:rPr>
            <w:noProof/>
          </w:rPr>
          <w:tab/>
        </w:r>
        <w:r w:rsidR="00B366A1" w:rsidDel="00606590">
          <w:rPr>
            <w:noProof/>
          </w:rPr>
          <w:delText>13</w:delText>
        </w:r>
        <w:r w:rsidDel="00606590">
          <w:rPr>
            <w:noProof/>
          </w:rPr>
          <w:delText>13</w:delText>
        </w:r>
      </w:del>
    </w:p>
    <w:p w:rsidR="002557A2" w:rsidDel="00606590" w:rsidRDefault="002557A2" w:rsidP="00D50A3D">
      <w:pPr>
        <w:pStyle w:val="TOC2"/>
        <w:rPr>
          <w:del w:id="244" w:author="Ed" w:date="2013-04-03T15:32:00Z"/>
          <w:rFonts w:asciiTheme="minorHAnsi" w:eastAsiaTheme="minorEastAsia" w:hAnsiTheme="minorHAnsi" w:cstheme="minorBidi"/>
          <w:noProof/>
          <w:sz w:val="22"/>
          <w:lang w:bidi="ar-SA"/>
        </w:rPr>
      </w:pPr>
      <w:del w:id="245" w:author="Ed" w:date="2013-04-03T15:32:00Z">
        <w:r w:rsidDel="00606590">
          <w:rPr>
            <w:noProof/>
          </w:rPr>
          <w:delText>Sensors</w:delText>
        </w:r>
        <w:r w:rsidDel="00606590">
          <w:rPr>
            <w:noProof/>
          </w:rPr>
          <w:tab/>
        </w:r>
        <w:r w:rsidR="00B366A1" w:rsidDel="00606590">
          <w:rPr>
            <w:noProof/>
          </w:rPr>
          <w:delText>16</w:delText>
        </w:r>
        <w:r w:rsidDel="00606590">
          <w:rPr>
            <w:noProof/>
          </w:rPr>
          <w:delText>16</w:delText>
        </w:r>
      </w:del>
    </w:p>
    <w:p w:rsidR="002557A2" w:rsidDel="00606590" w:rsidRDefault="002557A2" w:rsidP="00D50A3D">
      <w:pPr>
        <w:pStyle w:val="TOC3"/>
        <w:rPr>
          <w:del w:id="246" w:author="Ed" w:date="2013-04-03T15:32:00Z"/>
          <w:rFonts w:asciiTheme="minorHAnsi" w:eastAsiaTheme="minorEastAsia" w:hAnsiTheme="minorHAnsi" w:cstheme="minorBidi"/>
          <w:noProof/>
          <w:sz w:val="22"/>
          <w:lang w:bidi="ar-SA"/>
        </w:rPr>
      </w:pPr>
      <w:del w:id="247" w:author="Ed" w:date="2013-04-03T15:32:00Z">
        <w:r w:rsidDel="00606590">
          <w:rPr>
            <w:noProof/>
          </w:rPr>
          <w:delText>Odometry</w:delText>
        </w:r>
        <w:r w:rsidDel="00606590">
          <w:rPr>
            <w:noProof/>
          </w:rPr>
          <w:tab/>
        </w:r>
        <w:r w:rsidR="00B366A1" w:rsidDel="00606590">
          <w:rPr>
            <w:noProof/>
          </w:rPr>
          <w:delText>17</w:delText>
        </w:r>
        <w:r w:rsidDel="00606590">
          <w:rPr>
            <w:noProof/>
          </w:rPr>
          <w:delText>17</w:delText>
        </w:r>
      </w:del>
    </w:p>
    <w:p w:rsidR="002557A2" w:rsidDel="00606590" w:rsidRDefault="002557A2" w:rsidP="00D50A3D">
      <w:pPr>
        <w:pStyle w:val="TOC3"/>
        <w:rPr>
          <w:del w:id="248" w:author="Ed" w:date="2013-04-03T15:32:00Z"/>
          <w:rFonts w:asciiTheme="minorHAnsi" w:eastAsiaTheme="minorEastAsia" w:hAnsiTheme="minorHAnsi" w:cstheme="minorBidi"/>
          <w:noProof/>
          <w:sz w:val="22"/>
          <w:lang w:bidi="ar-SA"/>
        </w:rPr>
      </w:pPr>
      <w:del w:id="249" w:author="Ed" w:date="2013-04-03T15:32:00Z">
        <w:r w:rsidDel="00606590">
          <w:rPr>
            <w:noProof/>
          </w:rPr>
          <w:delText>Yaw Rate Sensor</w:delText>
        </w:r>
        <w:r w:rsidDel="00606590">
          <w:rPr>
            <w:noProof/>
          </w:rPr>
          <w:tab/>
        </w:r>
        <w:r w:rsidR="00B366A1" w:rsidDel="00606590">
          <w:rPr>
            <w:noProof/>
          </w:rPr>
          <w:delText>17</w:delText>
        </w:r>
        <w:r w:rsidDel="00606590">
          <w:rPr>
            <w:noProof/>
          </w:rPr>
          <w:delText>17</w:delText>
        </w:r>
      </w:del>
    </w:p>
    <w:p w:rsidR="002557A2" w:rsidDel="00606590" w:rsidRDefault="002557A2" w:rsidP="00D50A3D">
      <w:pPr>
        <w:pStyle w:val="TOC3"/>
        <w:rPr>
          <w:del w:id="250" w:author="Ed" w:date="2013-04-03T15:32:00Z"/>
          <w:rFonts w:asciiTheme="minorHAnsi" w:eastAsiaTheme="minorEastAsia" w:hAnsiTheme="minorHAnsi" w:cstheme="minorBidi"/>
          <w:noProof/>
          <w:sz w:val="22"/>
          <w:lang w:bidi="ar-SA"/>
        </w:rPr>
      </w:pPr>
      <w:del w:id="251" w:author="Ed" w:date="2013-04-03T15:32:00Z">
        <w:r w:rsidDel="00606590">
          <w:rPr>
            <w:noProof/>
          </w:rPr>
          <w:delText>Microsoft Kinect</w:delText>
        </w:r>
        <w:r w:rsidDel="00606590">
          <w:rPr>
            <w:noProof/>
          </w:rPr>
          <w:tab/>
        </w:r>
        <w:r w:rsidR="00B366A1" w:rsidDel="00606590">
          <w:rPr>
            <w:noProof/>
          </w:rPr>
          <w:delText>18</w:delText>
        </w:r>
        <w:r w:rsidDel="00606590">
          <w:rPr>
            <w:noProof/>
          </w:rPr>
          <w:delText>18</w:delText>
        </w:r>
      </w:del>
    </w:p>
    <w:p w:rsidR="002557A2" w:rsidDel="00606590" w:rsidRDefault="002557A2" w:rsidP="00D50A3D">
      <w:pPr>
        <w:pStyle w:val="TOC3"/>
        <w:rPr>
          <w:del w:id="252" w:author="Ed" w:date="2013-04-03T15:32:00Z"/>
          <w:rFonts w:asciiTheme="minorHAnsi" w:eastAsiaTheme="minorEastAsia" w:hAnsiTheme="minorHAnsi" w:cstheme="minorBidi"/>
          <w:noProof/>
          <w:sz w:val="22"/>
          <w:lang w:bidi="ar-SA"/>
        </w:rPr>
      </w:pPr>
      <w:del w:id="253" w:author="Ed" w:date="2013-04-03T15:32:00Z">
        <w:r w:rsidDel="00606590">
          <w:rPr>
            <w:noProof/>
          </w:rPr>
          <w:delText>Sick LMS-291</w:delText>
        </w:r>
        <w:r w:rsidDel="00606590">
          <w:rPr>
            <w:noProof/>
          </w:rPr>
          <w:tab/>
        </w:r>
        <w:r w:rsidR="00B366A1" w:rsidDel="00606590">
          <w:rPr>
            <w:noProof/>
          </w:rPr>
          <w:delText>18</w:delText>
        </w:r>
        <w:r w:rsidDel="00606590">
          <w:rPr>
            <w:noProof/>
          </w:rPr>
          <w:delText>18</w:delText>
        </w:r>
      </w:del>
    </w:p>
    <w:p w:rsidR="002557A2" w:rsidDel="00606590" w:rsidRDefault="002557A2" w:rsidP="00D50A3D">
      <w:pPr>
        <w:pStyle w:val="TOC2"/>
        <w:rPr>
          <w:del w:id="254" w:author="Ed" w:date="2013-04-03T15:32:00Z"/>
          <w:rFonts w:asciiTheme="minorHAnsi" w:eastAsiaTheme="minorEastAsia" w:hAnsiTheme="minorHAnsi" w:cstheme="minorBidi"/>
          <w:noProof/>
          <w:sz w:val="22"/>
          <w:lang w:bidi="ar-SA"/>
        </w:rPr>
      </w:pPr>
      <w:del w:id="255" w:author="Ed" w:date="2013-04-03T15:32:00Z">
        <w:r w:rsidDel="00606590">
          <w:rPr>
            <w:noProof/>
          </w:rPr>
          <w:delText>Computing Hardware</w:delText>
        </w:r>
        <w:r w:rsidDel="00606590">
          <w:rPr>
            <w:noProof/>
          </w:rPr>
          <w:tab/>
        </w:r>
        <w:r w:rsidR="00B366A1" w:rsidDel="00606590">
          <w:rPr>
            <w:noProof/>
          </w:rPr>
          <w:delText>19</w:delText>
        </w:r>
        <w:r w:rsidDel="00606590">
          <w:rPr>
            <w:noProof/>
          </w:rPr>
          <w:delText>19</w:delText>
        </w:r>
      </w:del>
    </w:p>
    <w:p w:rsidR="00627192" w:rsidDel="00606590" w:rsidRDefault="00627192" w:rsidP="00627192">
      <w:pPr>
        <w:pStyle w:val="TOC3"/>
        <w:tabs>
          <w:tab w:val="right" w:pos="8640"/>
        </w:tabs>
        <w:rPr>
          <w:del w:id="256" w:author="Ed" w:date="2013-04-03T15:32:00Z"/>
          <w:rFonts w:asciiTheme="minorHAnsi" w:eastAsiaTheme="minorEastAsia" w:hAnsiTheme="minorHAnsi" w:cstheme="minorBidi"/>
          <w:noProof/>
          <w:sz w:val="22"/>
          <w:lang w:bidi="ar-SA"/>
        </w:rPr>
      </w:pPr>
      <w:del w:id="257" w:author="Ed" w:date="2013-04-03T15:32:00Z">
        <w:r w:rsidDel="00606590">
          <w:rPr>
            <w:noProof/>
          </w:rPr>
          <w:delText>PC</w:delText>
        </w:r>
        <w:r w:rsidDel="00606590">
          <w:rPr>
            <w:noProof/>
          </w:rPr>
          <w:tab/>
        </w:r>
        <w:r w:rsidR="00B366A1" w:rsidDel="00606590">
          <w:rPr>
            <w:noProof/>
          </w:rPr>
          <w:delText>19</w:delText>
        </w:r>
      </w:del>
    </w:p>
    <w:p w:rsidR="002557A2" w:rsidDel="00606590" w:rsidRDefault="002557A2">
      <w:pPr>
        <w:pStyle w:val="TOC3"/>
        <w:rPr>
          <w:del w:id="258" w:author="Ed" w:date="2013-04-03T15:32:00Z"/>
          <w:rFonts w:asciiTheme="minorHAnsi" w:eastAsiaTheme="minorEastAsia" w:hAnsiTheme="minorHAnsi" w:cstheme="minorBidi"/>
          <w:noProof/>
          <w:sz w:val="22"/>
          <w:lang w:bidi="ar-SA"/>
        </w:rPr>
      </w:pPr>
      <w:del w:id="259" w:author="Ed" w:date="2013-04-03T15:32:00Z">
        <w:r w:rsidDel="00606590">
          <w:rPr>
            <w:noProof/>
          </w:rPr>
          <w:delText>PC</w:delText>
        </w:r>
        <w:r w:rsidDel="00606590">
          <w:rPr>
            <w:noProof/>
          </w:rPr>
          <w:tab/>
          <w:delText>19</w:delText>
        </w:r>
      </w:del>
    </w:p>
    <w:p w:rsidR="002557A2" w:rsidDel="00606590" w:rsidRDefault="002557A2" w:rsidP="00D50A3D">
      <w:pPr>
        <w:pStyle w:val="TOC3"/>
        <w:rPr>
          <w:del w:id="260" w:author="Ed" w:date="2013-04-03T15:32:00Z"/>
          <w:rFonts w:asciiTheme="minorHAnsi" w:eastAsiaTheme="minorEastAsia" w:hAnsiTheme="minorHAnsi" w:cstheme="minorBidi"/>
          <w:noProof/>
          <w:sz w:val="22"/>
          <w:lang w:bidi="ar-SA"/>
        </w:rPr>
      </w:pPr>
      <w:del w:id="261" w:author="Ed" w:date="2013-04-03T15:32:00Z">
        <w:r w:rsidDel="00606590">
          <w:rPr>
            <w:noProof/>
          </w:rPr>
          <w:delText>National Instruments cRIO</w:delText>
        </w:r>
        <w:r w:rsidDel="00606590">
          <w:rPr>
            <w:noProof/>
          </w:rPr>
          <w:tab/>
        </w:r>
        <w:r w:rsidR="00B366A1" w:rsidDel="00606590">
          <w:rPr>
            <w:noProof/>
          </w:rPr>
          <w:delText>20</w:delText>
        </w:r>
        <w:r w:rsidDel="00606590">
          <w:rPr>
            <w:noProof/>
          </w:rPr>
          <w:delText>20</w:delText>
        </w:r>
      </w:del>
    </w:p>
    <w:p w:rsidR="002557A2" w:rsidDel="00606590" w:rsidRDefault="002557A2" w:rsidP="00D50A3D">
      <w:pPr>
        <w:pStyle w:val="TOC3"/>
        <w:rPr>
          <w:del w:id="262" w:author="Ed" w:date="2013-04-03T15:32:00Z"/>
          <w:rFonts w:asciiTheme="minorHAnsi" w:eastAsiaTheme="minorEastAsia" w:hAnsiTheme="minorHAnsi" w:cstheme="minorBidi"/>
          <w:noProof/>
          <w:sz w:val="22"/>
          <w:lang w:bidi="ar-SA"/>
        </w:rPr>
      </w:pPr>
      <w:del w:id="263" w:author="Ed" w:date="2013-04-03T15:32:00Z">
        <w:r w:rsidDel="00606590">
          <w:rPr>
            <w:noProof/>
          </w:rPr>
          <w:delText>ABB IRC5</w:delText>
        </w:r>
        <w:r w:rsidDel="00606590">
          <w:rPr>
            <w:noProof/>
          </w:rPr>
          <w:tab/>
        </w:r>
        <w:r w:rsidR="00B366A1" w:rsidDel="00606590">
          <w:rPr>
            <w:noProof/>
          </w:rPr>
          <w:delText>21</w:delText>
        </w:r>
        <w:r w:rsidDel="00606590">
          <w:rPr>
            <w:noProof/>
          </w:rPr>
          <w:delText>21</w:delText>
        </w:r>
      </w:del>
    </w:p>
    <w:p w:rsidR="002557A2" w:rsidDel="00606590" w:rsidRDefault="002557A2" w:rsidP="00D50A3D">
      <w:pPr>
        <w:pStyle w:val="TOC2"/>
        <w:rPr>
          <w:del w:id="264" w:author="Ed" w:date="2013-04-03T15:32:00Z"/>
          <w:rFonts w:asciiTheme="minorHAnsi" w:eastAsiaTheme="minorEastAsia" w:hAnsiTheme="minorHAnsi" w:cstheme="minorBidi"/>
          <w:noProof/>
          <w:sz w:val="22"/>
          <w:lang w:bidi="ar-SA"/>
        </w:rPr>
      </w:pPr>
      <w:del w:id="265" w:author="Ed" w:date="2013-04-03T15:32:00Z">
        <w:r w:rsidDel="00606590">
          <w:rPr>
            <w:noProof/>
          </w:rPr>
          <w:delText>ROS Framework</w:delText>
        </w:r>
        <w:r w:rsidDel="00606590">
          <w:rPr>
            <w:noProof/>
          </w:rPr>
          <w:tab/>
        </w:r>
        <w:r w:rsidR="00B366A1" w:rsidDel="00606590">
          <w:rPr>
            <w:noProof/>
          </w:rPr>
          <w:delText>22</w:delText>
        </w:r>
        <w:r w:rsidDel="00606590">
          <w:rPr>
            <w:noProof/>
          </w:rPr>
          <w:delText>22</w:delText>
        </w:r>
      </w:del>
    </w:p>
    <w:p w:rsidR="002557A2" w:rsidDel="00606590" w:rsidRDefault="002557A2" w:rsidP="00D50A3D">
      <w:pPr>
        <w:pStyle w:val="TOC3"/>
        <w:rPr>
          <w:del w:id="266" w:author="Ed" w:date="2013-04-03T15:32:00Z"/>
          <w:rFonts w:asciiTheme="minorHAnsi" w:eastAsiaTheme="minorEastAsia" w:hAnsiTheme="minorHAnsi" w:cstheme="minorBidi"/>
          <w:noProof/>
          <w:sz w:val="22"/>
          <w:lang w:bidi="ar-SA"/>
        </w:rPr>
      </w:pPr>
      <w:del w:id="267" w:author="Ed" w:date="2013-04-03T15:32:00Z">
        <w:r w:rsidDel="00606590">
          <w:rPr>
            <w:noProof/>
          </w:rPr>
          <w:delText>The Robot Model</w:delText>
        </w:r>
        <w:r w:rsidDel="00606590">
          <w:rPr>
            <w:noProof/>
          </w:rPr>
          <w:tab/>
        </w:r>
        <w:r w:rsidR="00B366A1" w:rsidDel="00606590">
          <w:rPr>
            <w:noProof/>
          </w:rPr>
          <w:delText>24</w:delText>
        </w:r>
        <w:r w:rsidDel="00606590">
          <w:rPr>
            <w:noProof/>
          </w:rPr>
          <w:delText>24</w:delText>
        </w:r>
      </w:del>
    </w:p>
    <w:p w:rsidR="002557A2" w:rsidDel="00606590" w:rsidRDefault="002557A2" w:rsidP="00D50A3D">
      <w:pPr>
        <w:pStyle w:val="TOC2"/>
        <w:rPr>
          <w:del w:id="268" w:author="Ed" w:date="2013-04-03T15:32:00Z"/>
          <w:rFonts w:asciiTheme="minorHAnsi" w:eastAsiaTheme="minorEastAsia" w:hAnsiTheme="minorHAnsi" w:cstheme="minorBidi"/>
          <w:noProof/>
          <w:sz w:val="22"/>
          <w:lang w:bidi="ar-SA"/>
        </w:rPr>
      </w:pPr>
      <w:del w:id="269" w:author="Ed" w:date="2013-04-03T15:32:00Z">
        <w:r w:rsidDel="00606590">
          <w:rPr>
            <w:noProof/>
          </w:rPr>
          <w:delText>Hardware Drivers</w:delText>
        </w:r>
        <w:r w:rsidDel="00606590">
          <w:rPr>
            <w:noProof/>
          </w:rPr>
          <w:tab/>
        </w:r>
        <w:r w:rsidR="00B366A1" w:rsidDel="00606590">
          <w:rPr>
            <w:noProof/>
          </w:rPr>
          <w:delText>26</w:delText>
        </w:r>
        <w:r w:rsidDel="00606590">
          <w:rPr>
            <w:noProof/>
          </w:rPr>
          <w:delText>26</w:delText>
        </w:r>
      </w:del>
    </w:p>
    <w:p w:rsidR="002557A2" w:rsidDel="00606590" w:rsidRDefault="002557A2" w:rsidP="00D50A3D">
      <w:pPr>
        <w:pStyle w:val="TOC3"/>
        <w:rPr>
          <w:del w:id="270" w:author="Ed" w:date="2013-04-03T15:32:00Z"/>
          <w:rFonts w:asciiTheme="minorHAnsi" w:eastAsiaTheme="minorEastAsia" w:hAnsiTheme="minorHAnsi" w:cstheme="minorBidi"/>
          <w:noProof/>
          <w:sz w:val="22"/>
          <w:lang w:bidi="ar-SA"/>
        </w:rPr>
      </w:pPr>
      <w:del w:id="271" w:author="Ed" w:date="2013-04-03T15:32:00Z">
        <w:r w:rsidDel="00606590">
          <w:rPr>
            <w:noProof/>
          </w:rPr>
          <w:delText>The Mobile Base</w:delText>
        </w:r>
        <w:r w:rsidDel="00606590">
          <w:rPr>
            <w:noProof/>
          </w:rPr>
          <w:tab/>
        </w:r>
        <w:r w:rsidR="00B366A1" w:rsidDel="00606590">
          <w:rPr>
            <w:noProof/>
          </w:rPr>
          <w:delText>26</w:delText>
        </w:r>
        <w:r w:rsidDel="00606590">
          <w:rPr>
            <w:noProof/>
          </w:rPr>
          <w:delText>26</w:delText>
        </w:r>
      </w:del>
    </w:p>
    <w:p w:rsidR="002557A2" w:rsidDel="00606590" w:rsidRDefault="002557A2" w:rsidP="00D50A3D">
      <w:pPr>
        <w:pStyle w:val="TOC3"/>
        <w:rPr>
          <w:del w:id="272" w:author="Ed" w:date="2013-04-03T15:32:00Z"/>
          <w:rFonts w:asciiTheme="minorHAnsi" w:eastAsiaTheme="minorEastAsia" w:hAnsiTheme="minorHAnsi" w:cstheme="minorBidi"/>
          <w:noProof/>
          <w:sz w:val="22"/>
          <w:lang w:bidi="ar-SA"/>
        </w:rPr>
      </w:pPr>
      <w:del w:id="273" w:author="Ed" w:date="2013-04-03T15:32:00Z">
        <w:r w:rsidDel="00606590">
          <w:rPr>
            <w:noProof/>
          </w:rPr>
          <w:delText>ROS Industrial</w:delText>
        </w:r>
        <w:r w:rsidDel="00606590">
          <w:rPr>
            <w:noProof/>
          </w:rPr>
          <w:tab/>
        </w:r>
        <w:r w:rsidR="00B366A1" w:rsidDel="00606590">
          <w:rPr>
            <w:noProof/>
          </w:rPr>
          <w:delText>27</w:delText>
        </w:r>
        <w:r w:rsidDel="00606590">
          <w:rPr>
            <w:noProof/>
          </w:rPr>
          <w:delText>27</w:delText>
        </w:r>
      </w:del>
    </w:p>
    <w:p w:rsidR="002557A2" w:rsidDel="00606590" w:rsidRDefault="002557A2" w:rsidP="00D50A3D">
      <w:pPr>
        <w:pStyle w:val="TOC3"/>
        <w:rPr>
          <w:del w:id="274" w:author="Ed" w:date="2013-04-03T15:32:00Z"/>
          <w:rFonts w:asciiTheme="minorHAnsi" w:eastAsiaTheme="minorEastAsia" w:hAnsiTheme="minorHAnsi" w:cstheme="minorBidi"/>
          <w:noProof/>
          <w:sz w:val="22"/>
          <w:lang w:bidi="ar-SA"/>
        </w:rPr>
      </w:pPr>
      <w:del w:id="275" w:author="Ed" w:date="2013-04-03T15:32:00Z">
        <w:r w:rsidDel="00606590">
          <w:rPr>
            <w:noProof/>
          </w:rPr>
          <w:delText>Gripper Driver</w:delText>
        </w:r>
        <w:r w:rsidDel="00606590">
          <w:rPr>
            <w:noProof/>
          </w:rPr>
          <w:tab/>
        </w:r>
        <w:r w:rsidR="00B366A1" w:rsidDel="00606590">
          <w:rPr>
            <w:noProof/>
          </w:rPr>
          <w:delText>29</w:delText>
        </w:r>
        <w:r w:rsidDel="00606590">
          <w:rPr>
            <w:noProof/>
          </w:rPr>
          <w:delText>29</w:delText>
        </w:r>
      </w:del>
    </w:p>
    <w:p w:rsidR="002557A2" w:rsidDel="00606590" w:rsidRDefault="002557A2" w:rsidP="00D50A3D">
      <w:pPr>
        <w:pStyle w:val="TOC1"/>
        <w:rPr>
          <w:del w:id="276" w:author="Ed" w:date="2013-04-03T15:32:00Z"/>
          <w:rFonts w:asciiTheme="minorHAnsi" w:eastAsiaTheme="minorEastAsia" w:hAnsiTheme="minorHAnsi" w:cstheme="minorBidi"/>
          <w:noProof/>
          <w:sz w:val="22"/>
          <w:lang w:bidi="ar-SA"/>
        </w:rPr>
      </w:pPr>
      <w:del w:id="277" w:author="Ed" w:date="2013-04-03T15:32:00Z">
        <w:r w:rsidDel="00606590">
          <w:rPr>
            <w:noProof/>
          </w:rPr>
          <w:delText>Experimental Software</w:delText>
        </w:r>
        <w:r w:rsidDel="00606590">
          <w:rPr>
            <w:noProof/>
          </w:rPr>
          <w:tab/>
        </w:r>
        <w:r w:rsidR="00B366A1" w:rsidDel="00606590">
          <w:rPr>
            <w:noProof/>
          </w:rPr>
          <w:delText>30</w:delText>
        </w:r>
        <w:r w:rsidDel="00606590">
          <w:rPr>
            <w:noProof/>
          </w:rPr>
          <w:delText>30</w:delText>
        </w:r>
      </w:del>
    </w:p>
    <w:p w:rsidR="002557A2" w:rsidDel="00606590" w:rsidRDefault="002557A2" w:rsidP="00D50A3D">
      <w:pPr>
        <w:pStyle w:val="TOC2"/>
        <w:rPr>
          <w:del w:id="278" w:author="Ed" w:date="2013-04-03T15:32:00Z"/>
          <w:rFonts w:asciiTheme="minorHAnsi" w:eastAsiaTheme="minorEastAsia" w:hAnsiTheme="minorHAnsi" w:cstheme="minorBidi"/>
          <w:noProof/>
          <w:sz w:val="22"/>
          <w:lang w:bidi="ar-SA"/>
        </w:rPr>
      </w:pPr>
      <w:del w:id="279" w:author="Ed" w:date="2013-04-03T15:32:00Z">
        <w:r w:rsidDel="00606590">
          <w:rPr>
            <w:noProof/>
          </w:rPr>
          <w:delText>Kinect Position Calibration</w:delText>
        </w:r>
        <w:r w:rsidDel="00606590">
          <w:rPr>
            <w:noProof/>
          </w:rPr>
          <w:tab/>
        </w:r>
        <w:r w:rsidR="00B366A1" w:rsidDel="00606590">
          <w:rPr>
            <w:noProof/>
          </w:rPr>
          <w:delText>30</w:delText>
        </w:r>
        <w:r w:rsidDel="00606590">
          <w:rPr>
            <w:noProof/>
          </w:rPr>
          <w:delText>30</w:delText>
        </w:r>
      </w:del>
    </w:p>
    <w:p w:rsidR="002557A2" w:rsidDel="00606590" w:rsidRDefault="002557A2" w:rsidP="00D50A3D">
      <w:pPr>
        <w:pStyle w:val="TOC2"/>
        <w:rPr>
          <w:del w:id="280" w:author="Ed" w:date="2013-04-03T15:32:00Z"/>
          <w:rFonts w:asciiTheme="minorHAnsi" w:eastAsiaTheme="minorEastAsia" w:hAnsiTheme="minorHAnsi" w:cstheme="minorBidi"/>
          <w:noProof/>
          <w:sz w:val="22"/>
          <w:lang w:bidi="ar-SA"/>
        </w:rPr>
      </w:pPr>
      <w:del w:id="281" w:author="Ed" w:date="2013-04-03T15:32:00Z">
        <w:r w:rsidDel="00606590">
          <w:rPr>
            <w:noProof/>
          </w:rPr>
          <w:delText>Mobile Base Planning</w:delText>
        </w:r>
        <w:r w:rsidDel="00606590">
          <w:rPr>
            <w:noProof/>
          </w:rPr>
          <w:tab/>
        </w:r>
        <w:r w:rsidR="00B366A1" w:rsidDel="00606590">
          <w:rPr>
            <w:noProof/>
          </w:rPr>
          <w:delText>31</w:delText>
        </w:r>
        <w:r w:rsidDel="00606590">
          <w:rPr>
            <w:noProof/>
          </w:rPr>
          <w:delText>31</w:delText>
        </w:r>
      </w:del>
    </w:p>
    <w:p w:rsidR="002557A2" w:rsidDel="00606590" w:rsidRDefault="002557A2" w:rsidP="00D50A3D">
      <w:pPr>
        <w:pStyle w:val="TOC3"/>
        <w:rPr>
          <w:del w:id="282" w:author="Ed" w:date="2013-04-03T15:32:00Z"/>
          <w:rFonts w:asciiTheme="minorHAnsi" w:eastAsiaTheme="minorEastAsia" w:hAnsiTheme="minorHAnsi" w:cstheme="minorBidi"/>
          <w:noProof/>
          <w:sz w:val="22"/>
          <w:lang w:bidi="ar-SA"/>
        </w:rPr>
      </w:pPr>
      <w:del w:id="283" w:author="Ed" w:date="2013-04-03T15:32:00Z">
        <w:r w:rsidDel="00606590">
          <w:rPr>
            <w:noProof/>
          </w:rPr>
          <w:delText>Localization</w:delText>
        </w:r>
        <w:r w:rsidDel="00606590">
          <w:rPr>
            <w:noProof/>
          </w:rPr>
          <w:tab/>
        </w:r>
        <w:r w:rsidR="00B366A1" w:rsidDel="00606590">
          <w:rPr>
            <w:noProof/>
          </w:rPr>
          <w:delText>31</w:delText>
        </w:r>
        <w:r w:rsidDel="00606590">
          <w:rPr>
            <w:noProof/>
          </w:rPr>
          <w:delText>31</w:delText>
        </w:r>
      </w:del>
    </w:p>
    <w:p w:rsidR="002557A2" w:rsidDel="00606590" w:rsidRDefault="002557A2" w:rsidP="00D50A3D">
      <w:pPr>
        <w:pStyle w:val="TOC3"/>
        <w:rPr>
          <w:del w:id="284" w:author="Ed" w:date="2013-04-03T15:32:00Z"/>
          <w:rFonts w:asciiTheme="minorHAnsi" w:eastAsiaTheme="minorEastAsia" w:hAnsiTheme="minorHAnsi" w:cstheme="minorBidi"/>
          <w:noProof/>
          <w:sz w:val="22"/>
          <w:lang w:bidi="ar-SA"/>
        </w:rPr>
      </w:pPr>
      <w:del w:id="285" w:author="Ed" w:date="2013-04-03T15:32:00Z">
        <w:r w:rsidDel="00606590">
          <w:rPr>
            <w:noProof/>
          </w:rPr>
          <w:delText>Mobile Base Trajectory Planning</w:delText>
        </w:r>
        <w:r w:rsidDel="00606590">
          <w:rPr>
            <w:noProof/>
          </w:rPr>
          <w:tab/>
        </w:r>
        <w:r w:rsidR="00B366A1" w:rsidDel="00606590">
          <w:rPr>
            <w:noProof/>
          </w:rPr>
          <w:delText>39</w:delText>
        </w:r>
        <w:r w:rsidDel="00606590">
          <w:rPr>
            <w:noProof/>
          </w:rPr>
          <w:delText>39</w:delText>
        </w:r>
      </w:del>
    </w:p>
    <w:p w:rsidR="002557A2" w:rsidDel="00606590" w:rsidRDefault="002557A2" w:rsidP="00D50A3D">
      <w:pPr>
        <w:pStyle w:val="TOC2"/>
        <w:rPr>
          <w:del w:id="286" w:author="Ed" w:date="2013-04-03T15:32:00Z"/>
          <w:rFonts w:asciiTheme="minorHAnsi" w:eastAsiaTheme="minorEastAsia" w:hAnsiTheme="minorHAnsi" w:cstheme="minorBidi"/>
          <w:noProof/>
          <w:sz w:val="22"/>
          <w:lang w:bidi="ar-SA"/>
        </w:rPr>
      </w:pPr>
      <w:del w:id="287" w:author="Ed" w:date="2013-04-03T15:32:00Z">
        <w:r w:rsidDel="00606590">
          <w:rPr>
            <w:noProof/>
          </w:rPr>
          <w:delText>IK solver</w:delText>
        </w:r>
        <w:r w:rsidDel="00606590">
          <w:rPr>
            <w:noProof/>
          </w:rPr>
          <w:tab/>
        </w:r>
        <w:r w:rsidR="00B366A1" w:rsidDel="00606590">
          <w:rPr>
            <w:noProof/>
          </w:rPr>
          <w:delText>43</w:delText>
        </w:r>
        <w:r w:rsidDel="00606590">
          <w:rPr>
            <w:noProof/>
          </w:rPr>
          <w:delText>43</w:delText>
        </w:r>
      </w:del>
    </w:p>
    <w:p w:rsidR="002557A2" w:rsidDel="00606590" w:rsidRDefault="002557A2" w:rsidP="00D50A3D">
      <w:pPr>
        <w:pStyle w:val="TOC3"/>
        <w:rPr>
          <w:del w:id="288" w:author="Ed" w:date="2013-04-03T15:32:00Z"/>
          <w:rFonts w:asciiTheme="minorHAnsi" w:eastAsiaTheme="minorEastAsia" w:hAnsiTheme="minorHAnsi" w:cstheme="minorBidi"/>
          <w:noProof/>
          <w:sz w:val="22"/>
          <w:lang w:bidi="ar-SA"/>
        </w:rPr>
      </w:pPr>
      <w:del w:id="289" w:author="Ed" w:date="2013-04-03T15:32:00Z">
        <w:r w:rsidDel="00606590">
          <w:rPr>
            <w:noProof/>
          </w:rPr>
          <w:delText>KDL Solver</w:delText>
        </w:r>
        <w:r w:rsidDel="00606590">
          <w:rPr>
            <w:noProof/>
          </w:rPr>
          <w:tab/>
        </w:r>
        <w:r w:rsidR="00B366A1" w:rsidDel="00606590">
          <w:rPr>
            <w:noProof/>
          </w:rPr>
          <w:delText>43</w:delText>
        </w:r>
        <w:r w:rsidDel="00606590">
          <w:rPr>
            <w:noProof/>
          </w:rPr>
          <w:delText>43</w:delText>
        </w:r>
      </w:del>
    </w:p>
    <w:p w:rsidR="002557A2" w:rsidDel="00606590" w:rsidRDefault="002557A2" w:rsidP="00D50A3D">
      <w:pPr>
        <w:pStyle w:val="TOC3"/>
        <w:rPr>
          <w:del w:id="290" w:author="Ed" w:date="2013-04-03T15:32:00Z"/>
          <w:rFonts w:asciiTheme="minorHAnsi" w:eastAsiaTheme="minorEastAsia" w:hAnsiTheme="minorHAnsi" w:cstheme="minorBidi"/>
          <w:noProof/>
          <w:sz w:val="22"/>
          <w:lang w:bidi="ar-SA"/>
        </w:rPr>
      </w:pPr>
      <w:del w:id="291" w:author="Ed" w:date="2013-04-03T15:32:00Z">
        <w:r w:rsidDel="00606590">
          <w:rPr>
            <w:noProof/>
          </w:rPr>
          <w:delText>IKFast</w:delText>
        </w:r>
        <w:r w:rsidDel="00606590">
          <w:rPr>
            <w:noProof/>
          </w:rPr>
          <w:tab/>
        </w:r>
        <w:r w:rsidR="00B366A1" w:rsidDel="00606590">
          <w:rPr>
            <w:noProof/>
          </w:rPr>
          <w:delText>45</w:delText>
        </w:r>
        <w:r w:rsidDel="00606590">
          <w:rPr>
            <w:noProof/>
          </w:rPr>
          <w:delText>45</w:delText>
        </w:r>
      </w:del>
    </w:p>
    <w:p w:rsidR="002557A2" w:rsidDel="00606590" w:rsidRDefault="002557A2" w:rsidP="00D50A3D">
      <w:pPr>
        <w:pStyle w:val="TOC2"/>
        <w:rPr>
          <w:del w:id="292" w:author="Ed" w:date="2013-04-03T15:32:00Z"/>
          <w:rFonts w:asciiTheme="minorHAnsi" w:eastAsiaTheme="minorEastAsia" w:hAnsiTheme="minorHAnsi" w:cstheme="minorBidi"/>
          <w:noProof/>
          <w:sz w:val="22"/>
          <w:lang w:bidi="ar-SA"/>
        </w:rPr>
      </w:pPr>
      <w:del w:id="293" w:author="Ed" w:date="2013-04-03T15:32:00Z">
        <w:r w:rsidDel="00606590">
          <w:rPr>
            <w:noProof/>
          </w:rPr>
          <w:delText>Arm Navigation</w:delText>
        </w:r>
        <w:r w:rsidDel="00606590">
          <w:rPr>
            <w:noProof/>
          </w:rPr>
          <w:tab/>
        </w:r>
        <w:r w:rsidR="00B366A1" w:rsidDel="00606590">
          <w:rPr>
            <w:noProof/>
          </w:rPr>
          <w:delText>46</w:delText>
        </w:r>
        <w:r w:rsidDel="00606590">
          <w:rPr>
            <w:noProof/>
          </w:rPr>
          <w:delText>46</w:delText>
        </w:r>
      </w:del>
    </w:p>
    <w:p w:rsidR="002557A2" w:rsidDel="00606590" w:rsidRDefault="002557A2" w:rsidP="00D50A3D">
      <w:pPr>
        <w:pStyle w:val="TOC3"/>
        <w:rPr>
          <w:del w:id="294" w:author="Ed" w:date="2013-04-03T15:32:00Z"/>
          <w:rFonts w:asciiTheme="minorHAnsi" w:eastAsiaTheme="minorEastAsia" w:hAnsiTheme="minorHAnsi" w:cstheme="minorBidi"/>
          <w:noProof/>
          <w:sz w:val="22"/>
          <w:lang w:bidi="ar-SA"/>
        </w:rPr>
      </w:pPr>
      <w:del w:id="295" w:author="Ed" w:date="2013-04-03T15:32:00Z">
        <w:r w:rsidDel="00606590">
          <w:rPr>
            <w:noProof/>
          </w:rPr>
          <w:delText>Collision Detection</w:delText>
        </w:r>
        <w:r w:rsidDel="00606590">
          <w:rPr>
            <w:noProof/>
          </w:rPr>
          <w:tab/>
        </w:r>
        <w:r w:rsidR="00B366A1" w:rsidDel="00606590">
          <w:rPr>
            <w:noProof/>
          </w:rPr>
          <w:delText>47</w:delText>
        </w:r>
        <w:r w:rsidDel="00606590">
          <w:rPr>
            <w:noProof/>
          </w:rPr>
          <w:delText>47</w:delText>
        </w:r>
      </w:del>
    </w:p>
    <w:p w:rsidR="002557A2" w:rsidDel="00606590" w:rsidRDefault="002557A2" w:rsidP="00D50A3D">
      <w:pPr>
        <w:pStyle w:val="TOC3"/>
        <w:rPr>
          <w:del w:id="296" w:author="Ed" w:date="2013-04-03T15:32:00Z"/>
          <w:rFonts w:asciiTheme="minorHAnsi" w:eastAsiaTheme="minorEastAsia" w:hAnsiTheme="minorHAnsi" w:cstheme="minorBidi"/>
          <w:noProof/>
          <w:sz w:val="22"/>
          <w:lang w:bidi="ar-SA"/>
        </w:rPr>
      </w:pPr>
      <w:del w:id="297" w:author="Ed" w:date="2013-04-03T15:32:00Z">
        <w:r w:rsidDel="00606590">
          <w:rPr>
            <w:noProof/>
          </w:rPr>
          <w:delText>Kinect Data Filtering</w:delText>
        </w:r>
        <w:r w:rsidDel="00606590">
          <w:rPr>
            <w:noProof/>
          </w:rPr>
          <w:tab/>
        </w:r>
        <w:r w:rsidR="00B366A1" w:rsidDel="00606590">
          <w:rPr>
            <w:noProof/>
          </w:rPr>
          <w:delText>47</w:delText>
        </w:r>
        <w:r w:rsidDel="00606590">
          <w:rPr>
            <w:noProof/>
          </w:rPr>
          <w:delText>47</w:delText>
        </w:r>
      </w:del>
    </w:p>
    <w:p w:rsidR="002557A2" w:rsidDel="00606590" w:rsidRDefault="002557A2" w:rsidP="00D50A3D">
      <w:pPr>
        <w:pStyle w:val="TOC2"/>
        <w:rPr>
          <w:del w:id="298" w:author="Ed" w:date="2013-04-03T15:32:00Z"/>
          <w:rFonts w:asciiTheme="minorHAnsi" w:eastAsiaTheme="minorEastAsia" w:hAnsiTheme="minorHAnsi" w:cstheme="minorBidi"/>
          <w:noProof/>
          <w:sz w:val="22"/>
          <w:lang w:bidi="ar-SA"/>
        </w:rPr>
      </w:pPr>
      <w:del w:id="299" w:author="Ed" w:date="2013-04-03T15:32:00Z">
        <w:r w:rsidDel="00606590">
          <w:rPr>
            <w:noProof/>
          </w:rPr>
          <w:delText>Tabletop Box Manipulation</w:delText>
        </w:r>
        <w:r w:rsidDel="00606590">
          <w:rPr>
            <w:noProof/>
          </w:rPr>
          <w:tab/>
        </w:r>
        <w:r w:rsidR="00B366A1" w:rsidDel="00606590">
          <w:rPr>
            <w:noProof/>
          </w:rPr>
          <w:delText>48</w:delText>
        </w:r>
        <w:r w:rsidDel="00606590">
          <w:rPr>
            <w:noProof/>
          </w:rPr>
          <w:delText>48</w:delText>
        </w:r>
      </w:del>
    </w:p>
    <w:p w:rsidR="002557A2" w:rsidDel="00606590" w:rsidRDefault="002557A2" w:rsidP="00D50A3D">
      <w:pPr>
        <w:pStyle w:val="TOC3"/>
        <w:rPr>
          <w:del w:id="300" w:author="Ed" w:date="2013-04-03T15:32:00Z"/>
          <w:rFonts w:asciiTheme="minorHAnsi" w:eastAsiaTheme="minorEastAsia" w:hAnsiTheme="minorHAnsi" w:cstheme="minorBidi"/>
          <w:noProof/>
          <w:sz w:val="22"/>
          <w:lang w:bidi="ar-SA"/>
        </w:rPr>
      </w:pPr>
      <w:del w:id="301" w:author="Ed" w:date="2013-04-03T15:32:00Z">
        <w:r w:rsidDel="00606590">
          <w:rPr>
            <w:noProof/>
          </w:rPr>
          <w:delText>The Manipulation Controller</w:delText>
        </w:r>
        <w:r w:rsidDel="00606590">
          <w:rPr>
            <w:noProof/>
          </w:rPr>
          <w:tab/>
        </w:r>
        <w:r w:rsidR="00B366A1" w:rsidDel="00606590">
          <w:rPr>
            <w:noProof/>
          </w:rPr>
          <w:delText>49</w:delText>
        </w:r>
        <w:r w:rsidDel="00606590">
          <w:rPr>
            <w:noProof/>
          </w:rPr>
          <w:delText>49</w:delText>
        </w:r>
      </w:del>
    </w:p>
    <w:p w:rsidR="002557A2" w:rsidDel="00606590" w:rsidRDefault="002557A2" w:rsidP="00D50A3D">
      <w:pPr>
        <w:pStyle w:val="TOC3"/>
        <w:rPr>
          <w:del w:id="302" w:author="Ed" w:date="2013-04-03T15:32:00Z"/>
          <w:rFonts w:asciiTheme="minorHAnsi" w:eastAsiaTheme="minorEastAsia" w:hAnsiTheme="minorHAnsi" w:cstheme="minorBidi"/>
          <w:noProof/>
          <w:sz w:val="22"/>
          <w:lang w:bidi="ar-SA"/>
        </w:rPr>
      </w:pPr>
      <w:del w:id="303" w:author="Ed" w:date="2013-04-03T15:32:00Z">
        <w:r w:rsidDel="00606590">
          <w:rPr>
            <w:noProof/>
          </w:rPr>
          <w:delText>Box Manipulation</w:delText>
        </w:r>
        <w:r w:rsidDel="00606590">
          <w:rPr>
            <w:noProof/>
          </w:rPr>
          <w:tab/>
        </w:r>
        <w:r w:rsidR="00B366A1" w:rsidDel="00606590">
          <w:rPr>
            <w:noProof/>
          </w:rPr>
          <w:delText>50</w:delText>
        </w:r>
        <w:r w:rsidDel="00606590">
          <w:rPr>
            <w:noProof/>
          </w:rPr>
          <w:delText>50</w:delText>
        </w:r>
      </w:del>
    </w:p>
    <w:p w:rsidR="002557A2" w:rsidDel="00606590" w:rsidRDefault="002557A2" w:rsidP="00D50A3D">
      <w:pPr>
        <w:pStyle w:val="TOC2"/>
        <w:rPr>
          <w:del w:id="304" w:author="Ed" w:date="2013-04-03T15:32:00Z"/>
          <w:rFonts w:asciiTheme="minorHAnsi" w:eastAsiaTheme="minorEastAsia" w:hAnsiTheme="minorHAnsi" w:cstheme="minorBidi"/>
          <w:noProof/>
          <w:sz w:val="22"/>
          <w:lang w:bidi="ar-SA"/>
        </w:rPr>
      </w:pPr>
      <w:del w:id="305" w:author="Ed" w:date="2013-04-03T15:32:00Z">
        <w:r w:rsidDel="00606590">
          <w:rPr>
            <w:noProof/>
          </w:rPr>
          <w:delText>QR Code Recognition and 3D Localization</w:delText>
        </w:r>
        <w:r w:rsidDel="00606590">
          <w:rPr>
            <w:noProof/>
          </w:rPr>
          <w:tab/>
        </w:r>
        <w:r w:rsidR="00B366A1" w:rsidDel="00606590">
          <w:rPr>
            <w:noProof/>
          </w:rPr>
          <w:delText>50</w:delText>
        </w:r>
        <w:r w:rsidDel="00606590">
          <w:rPr>
            <w:noProof/>
          </w:rPr>
          <w:delText>50</w:delText>
        </w:r>
      </w:del>
    </w:p>
    <w:p w:rsidR="002557A2" w:rsidDel="00606590" w:rsidRDefault="002557A2" w:rsidP="00D50A3D">
      <w:pPr>
        <w:pStyle w:val="TOC1"/>
        <w:rPr>
          <w:del w:id="306" w:author="Ed" w:date="2013-04-03T15:32:00Z"/>
          <w:rFonts w:asciiTheme="minorHAnsi" w:eastAsiaTheme="minorEastAsia" w:hAnsiTheme="minorHAnsi" w:cstheme="minorBidi"/>
          <w:noProof/>
          <w:sz w:val="22"/>
          <w:lang w:bidi="ar-SA"/>
        </w:rPr>
      </w:pPr>
      <w:del w:id="307" w:author="Ed" w:date="2013-04-03T15:32:00Z">
        <w:r w:rsidDel="00606590">
          <w:rPr>
            <w:noProof/>
          </w:rPr>
          <w:delText>Industrial Safety</w:delText>
        </w:r>
        <w:r w:rsidDel="00606590">
          <w:rPr>
            <w:noProof/>
          </w:rPr>
          <w:tab/>
        </w:r>
        <w:r w:rsidR="00B366A1" w:rsidDel="00606590">
          <w:rPr>
            <w:noProof/>
          </w:rPr>
          <w:delText>54</w:delText>
        </w:r>
        <w:r w:rsidDel="00606590">
          <w:rPr>
            <w:noProof/>
          </w:rPr>
          <w:delText>54</w:delText>
        </w:r>
      </w:del>
    </w:p>
    <w:p w:rsidR="002557A2" w:rsidDel="00606590" w:rsidRDefault="002557A2" w:rsidP="00D50A3D">
      <w:pPr>
        <w:pStyle w:val="TOC2"/>
        <w:rPr>
          <w:del w:id="308" w:author="Ed" w:date="2013-04-03T15:32:00Z"/>
          <w:rFonts w:asciiTheme="minorHAnsi" w:eastAsiaTheme="minorEastAsia" w:hAnsiTheme="minorHAnsi" w:cstheme="minorBidi"/>
          <w:noProof/>
          <w:sz w:val="22"/>
          <w:lang w:bidi="ar-SA"/>
        </w:rPr>
      </w:pPr>
      <w:del w:id="309" w:author="Ed" w:date="2013-04-03T15:32:00Z">
        <w:r w:rsidDel="00606590">
          <w:rPr>
            <w:noProof/>
          </w:rPr>
          <w:delText>Reflexive Speed Limiting</w:delText>
        </w:r>
        <w:r w:rsidDel="00606590">
          <w:rPr>
            <w:noProof/>
          </w:rPr>
          <w:tab/>
        </w:r>
        <w:r w:rsidR="00B366A1" w:rsidDel="00606590">
          <w:rPr>
            <w:noProof/>
          </w:rPr>
          <w:delText>54</w:delText>
        </w:r>
        <w:r w:rsidDel="00606590">
          <w:rPr>
            <w:noProof/>
          </w:rPr>
          <w:delText>54</w:delText>
        </w:r>
      </w:del>
    </w:p>
    <w:p w:rsidR="002557A2" w:rsidDel="00606590" w:rsidRDefault="002557A2" w:rsidP="00D50A3D">
      <w:pPr>
        <w:pStyle w:val="TOC3"/>
        <w:rPr>
          <w:del w:id="310" w:author="Ed" w:date="2013-04-03T15:32:00Z"/>
          <w:rFonts w:asciiTheme="minorHAnsi" w:eastAsiaTheme="minorEastAsia" w:hAnsiTheme="minorHAnsi" w:cstheme="minorBidi"/>
          <w:noProof/>
          <w:sz w:val="22"/>
          <w:lang w:bidi="ar-SA"/>
        </w:rPr>
      </w:pPr>
      <w:del w:id="311" w:author="Ed" w:date="2013-04-03T15:32:00Z">
        <w:r w:rsidDel="00606590">
          <w:rPr>
            <w:noProof/>
          </w:rPr>
          <w:delText>Reflexive Halt Methods for Mobile Bases</w:delText>
        </w:r>
        <w:r w:rsidDel="00606590">
          <w:rPr>
            <w:noProof/>
          </w:rPr>
          <w:tab/>
        </w:r>
        <w:r w:rsidR="00B366A1" w:rsidDel="00606590">
          <w:rPr>
            <w:noProof/>
          </w:rPr>
          <w:delText>55</w:delText>
        </w:r>
        <w:r w:rsidDel="00606590">
          <w:rPr>
            <w:noProof/>
          </w:rPr>
          <w:delText>55</w:delText>
        </w:r>
      </w:del>
    </w:p>
    <w:p w:rsidR="002557A2" w:rsidDel="00606590" w:rsidRDefault="002557A2" w:rsidP="00D50A3D">
      <w:pPr>
        <w:pStyle w:val="TOC3"/>
        <w:rPr>
          <w:del w:id="312" w:author="Ed" w:date="2013-04-03T15:32:00Z"/>
          <w:rFonts w:asciiTheme="minorHAnsi" w:eastAsiaTheme="minorEastAsia" w:hAnsiTheme="minorHAnsi" w:cstheme="minorBidi"/>
          <w:noProof/>
          <w:sz w:val="22"/>
          <w:lang w:bidi="ar-SA"/>
        </w:rPr>
      </w:pPr>
      <w:del w:id="313" w:author="Ed" w:date="2013-04-03T15:32:00Z">
        <w:r w:rsidDel="00606590">
          <w:rPr>
            <w:noProof/>
          </w:rPr>
          <w:delText>Reflexive Halting for Manipulators</w:delText>
        </w:r>
        <w:r w:rsidDel="00606590">
          <w:rPr>
            <w:noProof/>
          </w:rPr>
          <w:tab/>
        </w:r>
        <w:r w:rsidR="00B366A1" w:rsidDel="00606590">
          <w:rPr>
            <w:noProof/>
          </w:rPr>
          <w:delText>56</w:delText>
        </w:r>
        <w:r w:rsidDel="00606590">
          <w:rPr>
            <w:noProof/>
          </w:rPr>
          <w:delText>56</w:delText>
        </w:r>
      </w:del>
    </w:p>
    <w:p w:rsidR="002557A2" w:rsidDel="00606590" w:rsidRDefault="002557A2" w:rsidP="00D50A3D">
      <w:pPr>
        <w:pStyle w:val="TOC2"/>
        <w:rPr>
          <w:del w:id="314" w:author="Ed" w:date="2013-04-03T15:32:00Z"/>
          <w:rFonts w:asciiTheme="minorHAnsi" w:eastAsiaTheme="minorEastAsia" w:hAnsiTheme="minorHAnsi" w:cstheme="minorBidi"/>
          <w:noProof/>
          <w:sz w:val="22"/>
          <w:lang w:bidi="ar-SA"/>
        </w:rPr>
      </w:pPr>
      <w:del w:id="315" w:author="Ed" w:date="2013-04-03T15:32:00Z">
        <w:r w:rsidDel="00606590">
          <w:rPr>
            <w:noProof/>
          </w:rPr>
          <w:delText>Emergency Stop System</w:delText>
        </w:r>
        <w:r w:rsidDel="00606590">
          <w:rPr>
            <w:noProof/>
          </w:rPr>
          <w:tab/>
        </w:r>
        <w:r w:rsidR="00B366A1" w:rsidDel="00606590">
          <w:rPr>
            <w:noProof/>
          </w:rPr>
          <w:delText>58</w:delText>
        </w:r>
        <w:r w:rsidDel="00606590">
          <w:rPr>
            <w:noProof/>
          </w:rPr>
          <w:delText>58</w:delText>
        </w:r>
      </w:del>
    </w:p>
    <w:p w:rsidR="002557A2" w:rsidDel="00606590" w:rsidRDefault="002557A2" w:rsidP="00D50A3D">
      <w:pPr>
        <w:pStyle w:val="TOC3"/>
        <w:rPr>
          <w:del w:id="316" w:author="Ed" w:date="2013-04-03T15:32:00Z"/>
          <w:rFonts w:asciiTheme="minorHAnsi" w:eastAsiaTheme="minorEastAsia" w:hAnsiTheme="minorHAnsi" w:cstheme="minorBidi"/>
          <w:noProof/>
          <w:sz w:val="22"/>
          <w:lang w:bidi="ar-SA"/>
        </w:rPr>
      </w:pPr>
      <w:del w:id="317" w:author="Ed" w:date="2013-04-03T15:32:00Z">
        <w:r w:rsidDel="00606590">
          <w:rPr>
            <w:noProof/>
          </w:rPr>
          <w:delText>E-Stop Systems Used in This Lab</w:delText>
        </w:r>
        <w:r w:rsidDel="00606590">
          <w:rPr>
            <w:noProof/>
          </w:rPr>
          <w:tab/>
        </w:r>
        <w:r w:rsidR="00B366A1" w:rsidDel="00606590">
          <w:rPr>
            <w:noProof/>
          </w:rPr>
          <w:delText>58</w:delText>
        </w:r>
        <w:r w:rsidDel="00606590">
          <w:rPr>
            <w:noProof/>
          </w:rPr>
          <w:delText>58</w:delText>
        </w:r>
      </w:del>
    </w:p>
    <w:p w:rsidR="002557A2" w:rsidDel="00606590" w:rsidRDefault="002557A2" w:rsidP="00D50A3D">
      <w:pPr>
        <w:pStyle w:val="TOC3"/>
        <w:rPr>
          <w:del w:id="318" w:author="Ed" w:date="2013-04-03T15:32:00Z"/>
          <w:rFonts w:asciiTheme="minorHAnsi" w:eastAsiaTheme="minorEastAsia" w:hAnsiTheme="minorHAnsi" w:cstheme="minorBidi"/>
          <w:noProof/>
          <w:sz w:val="22"/>
          <w:lang w:bidi="ar-SA"/>
        </w:rPr>
      </w:pPr>
      <w:del w:id="319" w:author="Ed" w:date="2013-04-03T15:32:00Z">
        <w:r w:rsidDel="00606590">
          <w:rPr>
            <w:noProof/>
          </w:rPr>
          <w:delText>E-Stop Requirements for This Robot</w:delText>
        </w:r>
        <w:r w:rsidDel="00606590">
          <w:rPr>
            <w:noProof/>
          </w:rPr>
          <w:tab/>
        </w:r>
        <w:r w:rsidR="00B366A1" w:rsidDel="00606590">
          <w:rPr>
            <w:noProof/>
          </w:rPr>
          <w:delText>59</w:delText>
        </w:r>
        <w:r w:rsidDel="00606590">
          <w:rPr>
            <w:noProof/>
          </w:rPr>
          <w:delText>59</w:delText>
        </w:r>
      </w:del>
    </w:p>
    <w:p w:rsidR="002557A2" w:rsidDel="00606590" w:rsidRDefault="002557A2" w:rsidP="00D50A3D">
      <w:pPr>
        <w:pStyle w:val="TOC3"/>
        <w:rPr>
          <w:del w:id="320" w:author="Ed" w:date="2013-04-03T15:32:00Z"/>
          <w:rFonts w:asciiTheme="minorHAnsi" w:eastAsiaTheme="minorEastAsia" w:hAnsiTheme="minorHAnsi" w:cstheme="minorBidi"/>
          <w:noProof/>
          <w:sz w:val="22"/>
          <w:lang w:bidi="ar-SA"/>
        </w:rPr>
      </w:pPr>
      <w:del w:id="321" w:author="Ed" w:date="2013-04-03T15:32:00Z">
        <w:r w:rsidDel="00606590">
          <w:rPr>
            <w:noProof/>
          </w:rPr>
          <w:delText>Version 1 Prototype</w:delText>
        </w:r>
        <w:r w:rsidDel="00606590">
          <w:rPr>
            <w:noProof/>
          </w:rPr>
          <w:tab/>
        </w:r>
        <w:r w:rsidR="00B366A1" w:rsidDel="00606590">
          <w:rPr>
            <w:noProof/>
          </w:rPr>
          <w:delText>60</w:delText>
        </w:r>
        <w:r w:rsidDel="00606590">
          <w:rPr>
            <w:noProof/>
          </w:rPr>
          <w:delText>60</w:delText>
        </w:r>
      </w:del>
    </w:p>
    <w:p w:rsidR="002557A2" w:rsidDel="00606590" w:rsidRDefault="002557A2" w:rsidP="00D50A3D">
      <w:pPr>
        <w:pStyle w:val="TOC3"/>
        <w:rPr>
          <w:del w:id="322" w:author="Ed" w:date="2013-04-03T15:32:00Z"/>
          <w:rFonts w:asciiTheme="minorHAnsi" w:eastAsiaTheme="minorEastAsia" w:hAnsiTheme="minorHAnsi" w:cstheme="minorBidi"/>
          <w:noProof/>
          <w:sz w:val="22"/>
          <w:lang w:bidi="ar-SA"/>
        </w:rPr>
      </w:pPr>
      <w:del w:id="323" w:author="Ed" w:date="2013-04-03T15:32:00Z">
        <w:r w:rsidDel="00606590">
          <w:rPr>
            <w:noProof/>
          </w:rPr>
          <w:delText>Version 2 Design</w:delText>
        </w:r>
        <w:r w:rsidDel="00606590">
          <w:rPr>
            <w:noProof/>
          </w:rPr>
          <w:tab/>
        </w:r>
        <w:r w:rsidR="00B366A1" w:rsidDel="00606590">
          <w:rPr>
            <w:noProof/>
          </w:rPr>
          <w:delText>63</w:delText>
        </w:r>
        <w:r w:rsidDel="00606590">
          <w:rPr>
            <w:noProof/>
          </w:rPr>
          <w:delText>63</w:delText>
        </w:r>
      </w:del>
    </w:p>
    <w:p w:rsidR="002557A2" w:rsidDel="00606590" w:rsidRDefault="002557A2" w:rsidP="00D50A3D">
      <w:pPr>
        <w:pStyle w:val="TOC1"/>
        <w:rPr>
          <w:del w:id="324" w:author="Ed" w:date="2013-04-03T15:32:00Z"/>
          <w:rFonts w:asciiTheme="minorHAnsi" w:eastAsiaTheme="minorEastAsia" w:hAnsiTheme="minorHAnsi" w:cstheme="minorBidi"/>
          <w:noProof/>
          <w:sz w:val="22"/>
          <w:lang w:bidi="ar-SA"/>
        </w:rPr>
      </w:pPr>
      <w:del w:id="325" w:author="Ed" w:date="2013-04-03T15:32:00Z">
        <w:r w:rsidDel="00606590">
          <w:rPr>
            <w:noProof/>
          </w:rPr>
          <w:delText>Experimental Results</w:delText>
        </w:r>
        <w:r w:rsidDel="00606590">
          <w:rPr>
            <w:noProof/>
          </w:rPr>
          <w:tab/>
        </w:r>
        <w:r w:rsidR="00B366A1" w:rsidDel="00606590">
          <w:rPr>
            <w:noProof/>
          </w:rPr>
          <w:delText>67</w:delText>
        </w:r>
        <w:r w:rsidDel="00606590">
          <w:rPr>
            <w:noProof/>
          </w:rPr>
          <w:delText>67</w:delText>
        </w:r>
      </w:del>
    </w:p>
    <w:p w:rsidR="002557A2" w:rsidDel="00606590" w:rsidRDefault="002557A2" w:rsidP="00D50A3D">
      <w:pPr>
        <w:pStyle w:val="TOC2"/>
        <w:rPr>
          <w:del w:id="326" w:author="Ed" w:date="2013-04-03T15:32:00Z"/>
          <w:rFonts w:asciiTheme="minorHAnsi" w:eastAsiaTheme="minorEastAsia" w:hAnsiTheme="minorHAnsi" w:cstheme="minorBidi"/>
          <w:noProof/>
          <w:sz w:val="22"/>
          <w:lang w:bidi="ar-SA"/>
        </w:rPr>
      </w:pPr>
      <w:del w:id="327" w:author="Ed" w:date="2013-04-03T15:32:00Z">
        <w:r w:rsidDel="00606590">
          <w:rPr>
            <w:noProof/>
          </w:rPr>
          <w:delText>The Validation Task</w:delText>
        </w:r>
        <w:r w:rsidDel="00606590">
          <w:rPr>
            <w:noProof/>
          </w:rPr>
          <w:tab/>
        </w:r>
        <w:r w:rsidR="00B366A1" w:rsidDel="00606590">
          <w:rPr>
            <w:noProof/>
          </w:rPr>
          <w:delText>67</w:delText>
        </w:r>
        <w:r w:rsidDel="00606590">
          <w:rPr>
            <w:noProof/>
          </w:rPr>
          <w:delText>67</w:delText>
        </w:r>
      </w:del>
    </w:p>
    <w:p w:rsidR="002557A2" w:rsidDel="00606590" w:rsidRDefault="002557A2" w:rsidP="00D50A3D">
      <w:pPr>
        <w:pStyle w:val="TOC3"/>
        <w:rPr>
          <w:del w:id="328" w:author="Ed" w:date="2013-04-03T15:32:00Z"/>
          <w:rFonts w:asciiTheme="minorHAnsi" w:eastAsiaTheme="minorEastAsia" w:hAnsiTheme="minorHAnsi" w:cstheme="minorBidi"/>
          <w:noProof/>
          <w:sz w:val="22"/>
          <w:lang w:bidi="ar-SA"/>
        </w:rPr>
      </w:pPr>
      <w:del w:id="329" w:author="Ed" w:date="2013-04-03T15:32:00Z">
        <w:r w:rsidDel="00606590">
          <w:rPr>
            <w:noProof/>
          </w:rPr>
          <w:delText>Validation Results</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2"/>
        <w:rPr>
          <w:del w:id="330" w:author="Ed" w:date="2013-04-03T15:32:00Z"/>
          <w:rFonts w:asciiTheme="minorHAnsi" w:eastAsiaTheme="minorEastAsia" w:hAnsiTheme="minorHAnsi" w:cstheme="minorBidi"/>
          <w:noProof/>
          <w:sz w:val="22"/>
          <w:lang w:bidi="ar-SA"/>
        </w:rPr>
      </w:pPr>
      <w:del w:id="331" w:author="Ed" w:date="2013-04-03T15:32:00Z">
        <w:r w:rsidDel="00606590">
          <w:rPr>
            <w:noProof/>
          </w:rPr>
          <w:delText>Mechanical and Electrical Systems</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3"/>
        <w:rPr>
          <w:del w:id="332" w:author="Ed" w:date="2013-04-03T15:32:00Z"/>
          <w:rFonts w:asciiTheme="minorHAnsi" w:eastAsiaTheme="minorEastAsia" w:hAnsiTheme="minorHAnsi" w:cstheme="minorBidi"/>
          <w:noProof/>
          <w:sz w:val="22"/>
          <w:lang w:bidi="ar-SA"/>
        </w:rPr>
      </w:pPr>
      <w:del w:id="333" w:author="Ed" w:date="2013-04-03T15:32:00Z">
        <w:r w:rsidDel="00606590">
          <w:rPr>
            <w:noProof/>
          </w:rPr>
          <w:delText>Wheelchair Drivebase</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3"/>
        <w:rPr>
          <w:del w:id="334" w:author="Ed" w:date="2013-04-03T15:32:00Z"/>
          <w:rFonts w:asciiTheme="minorHAnsi" w:eastAsiaTheme="minorEastAsia" w:hAnsiTheme="minorHAnsi" w:cstheme="minorBidi"/>
          <w:noProof/>
          <w:sz w:val="22"/>
          <w:lang w:bidi="ar-SA"/>
        </w:rPr>
      </w:pPr>
      <w:del w:id="335" w:author="Ed" w:date="2013-04-03T15:32:00Z">
        <w:r w:rsidDel="00606590">
          <w:rPr>
            <w:noProof/>
          </w:rPr>
          <w:delText>Chassis Design</w:delText>
        </w:r>
        <w:r w:rsidDel="00606590">
          <w:rPr>
            <w:noProof/>
          </w:rPr>
          <w:tab/>
        </w:r>
        <w:r w:rsidR="00B366A1" w:rsidDel="00606590">
          <w:rPr>
            <w:noProof/>
          </w:rPr>
          <w:delText>69</w:delText>
        </w:r>
        <w:r w:rsidDel="00606590">
          <w:rPr>
            <w:noProof/>
          </w:rPr>
          <w:delText>69</w:delText>
        </w:r>
      </w:del>
    </w:p>
    <w:p w:rsidR="002557A2" w:rsidDel="00606590" w:rsidRDefault="002557A2" w:rsidP="00D50A3D">
      <w:pPr>
        <w:pStyle w:val="TOC3"/>
        <w:rPr>
          <w:del w:id="336" w:author="Ed" w:date="2013-04-03T15:32:00Z"/>
          <w:rFonts w:asciiTheme="minorHAnsi" w:eastAsiaTheme="minorEastAsia" w:hAnsiTheme="minorHAnsi" w:cstheme="minorBidi"/>
          <w:noProof/>
          <w:sz w:val="22"/>
          <w:lang w:bidi="ar-SA"/>
        </w:rPr>
      </w:pPr>
      <w:del w:id="337" w:author="Ed" w:date="2013-04-03T15:32:00Z">
        <w:r w:rsidDel="00606590">
          <w:rPr>
            <w:noProof/>
          </w:rPr>
          <w:delText>The ABB Arm System</w:delText>
        </w:r>
        <w:r w:rsidDel="00606590">
          <w:rPr>
            <w:noProof/>
          </w:rPr>
          <w:tab/>
        </w:r>
        <w:r w:rsidR="00B366A1" w:rsidDel="00606590">
          <w:rPr>
            <w:noProof/>
          </w:rPr>
          <w:delText>69</w:delText>
        </w:r>
        <w:r w:rsidDel="00606590">
          <w:rPr>
            <w:noProof/>
          </w:rPr>
          <w:delText>69</w:delText>
        </w:r>
      </w:del>
    </w:p>
    <w:p w:rsidR="002557A2" w:rsidDel="00606590" w:rsidRDefault="002557A2" w:rsidP="00D50A3D">
      <w:pPr>
        <w:pStyle w:val="TOC3"/>
        <w:rPr>
          <w:del w:id="338" w:author="Ed" w:date="2013-04-03T15:32:00Z"/>
          <w:rFonts w:asciiTheme="minorHAnsi" w:eastAsiaTheme="minorEastAsia" w:hAnsiTheme="minorHAnsi" w:cstheme="minorBidi"/>
          <w:noProof/>
          <w:sz w:val="22"/>
          <w:lang w:bidi="ar-SA"/>
        </w:rPr>
      </w:pPr>
      <w:del w:id="339" w:author="Ed" w:date="2013-04-03T15:32:00Z">
        <w:r w:rsidDel="00606590">
          <w:rPr>
            <w:noProof/>
          </w:rPr>
          <w:delText>Gripper</w:delText>
        </w:r>
        <w:r w:rsidDel="00606590">
          <w:rPr>
            <w:noProof/>
          </w:rPr>
          <w:tab/>
        </w:r>
        <w:r w:rsidR="00B366A1" w:rsidDel="00606590">
          <w:rPr>
            <w:noProof/>
          </w:rPr>
          <w:delText>70</w:delText>
        </w:r>
        <w:r w:rsidDel="00606590">
          <w:rPr>
            <w:noProof/>
          </w:rPr>
          <w:delText>70</w:delText>
        </w:r>
      </w:del>
    </w:p>
    <w:p w:rsidR="002557A2" w:rsidDel="00606590" w:rsidRDefault="002557A2" w:rsidP="00D50A3D">
      <w:pPr>
        <w:pStyle w:val="TOC3"/>
        <w:rPr>
          <w:del w:id="340" w:author="Ed" w:date="2013-04-03T15:32:00Z"/>
          <w:rFonts w:asciiTheme="minorHAnsi" w:eastAsiaTheme="minorEastAsia" w:hAnsiTheme="minorHAnsi" w:cstheme="minorBidi"/>
          <w:noProof/>
          <w:sz w:val="22"/>
          <w:lang w:bidi="ar-SA"/>
        </w:rPr>
      </w:pPr>
      <w:del w:id="341" w:author="Ed" w:date="2013-04-03T15:32:00Z">
        <w:r w:rsidDel="00606590">
          <w:rPr>
            <w:noProof/>
          </w:rPr>
          <w:delText>Battery Life</w:delText>
        </w:r>
        <w:r w:rsidDel="00606590">
          <w:rPr>
            <w:noProof/>
          </w:rPr>
          <w:tab/>
        </w:r>
        <w:r w:rsidR="00B366A1" w:rsidDel="00606590">
          <w:rPr>
            <w:noProof/>
          </w:rPr>
          <w:delText>71</w:delText>
        </w:r>
        <w:r w:rsidDel="00606590">
          <w:rPr>
            <w:noProof/>
          </w:rPr>
          <w:delText>71</w:delText>
        </w:r>
      </w:del>
    </w:p>
    <w:p w:rsidR="002557A2" w:rsidDel="00606590" w:rsidRDefault="002557A2" w:rsidP="00D50A3D">
      <w:pPr>
        <w:pStyle w:val="TOC2"/>
        <w:rPr>
          <w:del w:id="342" w:author="Ed" w:date="2013-04-03T15:32:00Z"/>
          <w:rFonts w:asciiTheme="minorHAnsi" w:eastAsiaTheme="minorEastAsia" w:hAnsiTheme="minorHAnsi" w:cstheme="minorBidi"/>
          <w:noProof/>
          <w:sz w:val="22"/>
          <w:lang w:bidi="ar-SA"/>
        </w:rPr>
      </w:pPr>
      <w:del w:id="343" w:author="Ed" w:date="2013-04-03T15:32:00Z">
        <w:r w:rsidDel="00606590">
          <w:rPr>
            <w:noProof/>
          </w:rPr>
          <w:delText>The Kinect</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44" w:author="Ed" w:date="2013-04-03T15:32:00Z"/>
          <w:rFonts w:asciiTheme="minorHAnsi" w:eastAsiaTheme="minorEastAsia" w:hAnsiTheme="minorHAnsi" w:cstheme="minorBidi"/>
          <w:noProof/>
          <w:sz w:val="22"/>
          <w:lang w:bidi="ar-SA"/>
        </w:rPr>
      </w:pPr>
      <w:del w:id="345" w:author="Ed" w:date="2013-04-03T15:32:00Z">
        <w:r w:rsidDel="00606590">
          <w:rPr>
            <w:noProof/>
          </w:rPr>
          <w:delText>For Object Localization and Arm Planning</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46" w:author="Ed" w:date="2013-04-03T15:32:00Z"/>
          <w:rFonts w:asciiTheme="minorHAnsi" w:eastAsiaTheme="minorEastAsia" w:hAnsiTheme="minorHAnsi" w:cstheme="minorBidi"/>
          <w:noProof/>
          <w:sz w:val="22"/>
          <w:lang w:bidi="ar-SA"/>
        </w:rPr>
      </w:pPr>
      <w:del w:id="347" w:author="Ed" w:date="2013-04-03T15:32:00Z">
        <w:r w:rsidDel="00606590">
          <w:rPr>
            <w:noProof/>
          </w:rPr>
          <w:delText>For Reading QR Codes</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2"/>
        <w:rPr>
          <w:del w:id="348" w:author="Ed" w:date="2013-04-03T15:32:00Z"/>
          <w:rFonts w:asciiTheme="minorHAnsi" w:eastAsiaTheme="minorEastAsia" w:hAnsiTheme="minorHAnsi" w:cstheme="minorBidi"/>
          <w:noProof/>
          <w:sz w:val="22"/>
          <w:lang w:bidi="ar-SA"/>
        </w:rPr>
      </w:pPr>
      <w:del w:id="349" w:author="Ed" w:date="2013-04-03T15:32:00Z">
        <w:r w:rsidDel="00606590">
          <w:rPr>
            <w:noProof/>
          </w:rPr>
          <w:delText>Open Source Software</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50" w:author="Ed" w:date="2013-04-03T15:32:00Z"/>
          <w:rFonts w:asciiTheme="minorHAnsi" w:eastAsiaTheme="minorEastAsia" w:hAnsiTheme="minorHAnsi" w:cstheme="minorBidi"/>
          <w:noProof/>
          <w:sz w:val="22"/>
          <w:lang w:bidi="ar-SA"/>
        </w:rPr>
      </w:pPr>
      <w:del w:id="351" w:author="Ed" w:date="2013-04-03T15:32:00Z">
        <w:r w:rsidDel="00606590">
          <w:rPr>
            <w:noProof/>
          </w:rPr>
          <w:delText>API Stability</w:delText>
        </w:r>
        <w:r w:rsidDel="00606590">
          <w:rPr>
            <w:noProof/>
          </w:rPr>
          <w:tab/>
        </w:r>
        <w:r w:rsidR="00B366A1" w:rsidDel="00606590">
          <w:rPr>
            <w:noProof/>
          </w:rPr>
          <w:delText>74</w:delText>
        </w:r>
        <w:r w:rsidDel="00606590">
          <w:rPr>
            <w:noProof/>
          </w:rPr>
          <w:delText>74</w:delText>
        </w:r>
      </w:del>
    </w:p>
    <w:p w:rsidR="002557A2" w:rsidDel="00606590" w:rsidRDefault="002557A2" w:rsidP="00D50A3D">
      <w:pPr>
        <w:pStyle w:val="TOC3"/>
        <w:rPr>
          <w:del w:id="352" w:author="Ed" w:date="2013-04-03T15:32:00Z"/>
          <w:rFonts w:asciiTheme="minorHAnsi" w:eastAsiaTheme="minorEastAsia" w:hAnsiTheme="minorHAnsi" w:cstheme="minorBidi"/>
          <w:noProof/>
          <w:sz w:val="22"/>
          <w:lang w:bidi="ar-SA"/>
        </w:rPr>
      </w:pPr>
      <w:del w:id="353" w:author="Ed" w:date="2013-04-03T15:32:00Z">
        <w:r w:rsidDel="00606590">
          <w:rPr>
            <w:noProof/>
          </w:rPr>
          <w:delText>Documentation</w:delText>
        </w:r>
        <w:r w:rsidDel="00606590">
          <w:rPr>
            <w:noProof/>
          </w:rPr>
          <w:tab/>
        </w:r>
        <w:r w:rsidR="00B366A1" w:rsidDel="00606590">
          <w:rPr>
            <w:noProof/>
          </w:rPr>
          <w:delText>74</w:delText>
        </w:r>
        <w:r w:rsidDel="00606590">
          <w:rPr>
            <w:noProof/>
          </w:rPr>
          <w:delText>74</w:delText>
        </w:r>
      </w:del>
    </w:p>
    <w:p w:rsidR="002557A2" w:rsidDel="00606590" w:rsidRDefault="002557A2" w:rsidP="00D50A3D">
      <w:pPr>
        <w:pStyle w:val="TOC3"/>
        <w:rPr>
          <w:del w:id="354" w:author="Ed" w:date="2013-04-03T15:32:00Z"/>
          <w:rFonts w:asciiTheme="minorHAnsi" w:eastAsiaTheme="minorEastAsia" w:hAnsiTheme="minorHAnsi" w:cstheme="minorBidi"/>
          <w:noProof/>
          <w:sz w:val="22"/>
          <w:lang w:bidi="ar-SA"/>
        </w:rPr>
      </w:pPr>
      <w:del w:id="355" w:author="Ed" w:date="2013-04-03T15:32:00Z">
        <w:r w:rsidDel="00606590">
          <w:rPr>
            <w:noProof/>
          </w:rPr>
          <w:delText>Reusability of PR2 Software</w:delText>
        </w:r>
        <w:r w:rsidDel="00606590">
          <w:rPr>
            <w:noProof/>
          </w:rPr>
          <w:tab/>
        </w:r>
        <w:r w:rsidR="00B366A1" w:rsidDel="00606590">
          <w:rPr>
            <w:noProof/>
          </w:rPr>
          <w:delText>75</w:delText>
        </w:r>
        <w:r w:rsidDel="00606590">
          <w:rPr>
            <w:noProof/>
          </w:rPr>
          <w:delText>75</w:delText>
        </w:r>
      </w:del>
    </w:p>
    <w:p w:rsidR="002557A2" w:rsidDel="00606590" w:rsidRDefault="002557A2" w:rsidP="00D50A3D">
      <w:pPr>
        <w:pStyle w:val="TOC3"/>
        <w:rPr>
          <w:del w:id="356" w:author="Ed" w:date="2013-04-03T15:32:00Z"/>
          <w:rFonts w:asciiTheme="minorHAnsi" w:eastAsiaTheme="minorEastAsia" w:hAnsiTheme="minorHAnsi" w:cstheme="minorBidi"/>
          <w:noProof/>
          <w:sz w:val="22"/>
          <w:lang w:bidi="ar-SA"/>
        </w:rPr>
      </w:pPr>
      <w:del w:id="357" w:author="Ed" w:date="2013-04-03T15:32:00Z">
        <w:r w:rsidDel="00606590">
          <w:rPr>
            <w:noProof/>
          </w:rPr>
          <w:delText>Safety and Reliability</w:delText>
        </w:r>
        <w:r w:rsidDel="00606590">
          <w:rPr>
            <w:noProof/>
          </w:rPr>
          <w:tab/>
        </w:r>
        <w:r w:rsidR="00B366A1" w:rsidDel="00606590">
          <w:rPr>
            <w:noProof/>
          </w:rPr>
          <w:delText>75</w:delText>
        </w:r>
        <w:r w:rsidDel="00606590">
          <w:rPr>
            <w:noProof/>
          </w:rPr>
          <w:delText>75</w:delText>
        </w:r>
      </w:del>
    </w:p>
    <w:p w:rsidR="002557A2" w:rsidDel="00606590" w:rsidRDefault="002557A2">
      <w:pPr>
        <w:pStyle w:val="TOC1"/>
        <w:rPr>
          <w:del w:id="358" w:author="Ed" w:date="2013-04-03T15:32:00Z"/>
          <w:rFonts w:asciiTheme="minorHAnsi" w:eastAsiaTheme="minorEastAsia" w:hAnsiTheme="minorHAnsi" w:cstheme="minorBidi"/>
          <w:noProof/>
          <w:sz w:val="22"/>
          <w:lang w:bidi="ar-SA"/>
        </w:rPr>
      </w:pPr>
      <w:del w:id="359" w:author="Ed" w:date="2013-04-03T15:32:00Z">
        <w:r w:rsidDel="00606590">
          <w:rPr>
            <w:noProof/>
          </w:rPr>
          <w:delText>Conclusions and Future Work</w:delText>
        </w:r>
        <w:r w:rsidDel="00606590">
          <w:rPr>
            <w:noProof/>
          </w:rPr>
          <w:tab/>
          <w:delText>78</w:delText>
        </w:r>
      </w:del>
    </w:p>
    <w:p w:rsidR="002557A2" w:rsidDel="00606590" w:rsidRDefault="002557A2" w:rsidP="00D50A3D">
      <w:pPr>
        <w:pStyle w:val="TOC3"/>
        <w:rPr>
          <w:del w:id="360" w:author="Ed" w:date="2013-04-03T15:32:00Z"/>
          <w:rFonts w:asciiTheme="minorHAnsi" w:eastAsiaTheme="minorEastAsia" w:hAnsiTheme="minorHAnsi" w:cstheme="minorBidi"/>
          <w:noProof/>
          <w:sz w:val="22"/>
          <w:lang w:bidi="ar-SA"/>
        </w:rPr>
      </w:pPr>
      <w:del w:id="361" w:author="Ed" w:date="2013-04-03T15:32:00Z">
        <w:r w:rsidDel="00606590">
          <w:rPr>
            <w:noProof/>
          </w:rPr>
          <w:delText>Conclusions on ROS and Open Source Software</w:delText>
        </w:r>
        <w:r w:rsidDel="00606590">
          <w:rPr>
            <w:noProof/>
          </w:rPr>
          <w:tab/>
          <w:delText>78</w:delText>
        </w:r>
      </w:del>
    </w:p>
    <w:p w:rsidR="002557A2" w:rsidDel="00606590" w:rsidRDefault="002557A2">
      <w:pPr>
        <w:pStyle w:val="TOC2"/>
        <w:rPr>
          <w:del w:id="362" w:author="Ed" w:date="2013-04-03T15:32:00Z"/>
          <w:rFonts w:asciiTheme="minorHAnsi" w:eastAsiaTheme="minorEastAsia" w:hAnsiTheme="minorHAnsi" w:cstheme="minorBidi"/>
          <w:noProof/>
          <w:sz w:val="22"/>
          <w:lang w:bidi="ar-SA"/>
        </w:rPr>
      </w:pPr>
      <w:del w:id="363" w:author="Ed" w:date="2013-04-03T15:32:00Z">
        <w:r w:rsidDel="00606590">
          <w:rPr>
            <w:noProof/>
          </w:rPr>
          <w:delText>Future Work</w:delText>
        </w:r>
        <w:r w:rsidDel="00606590">
          <w:rPr>
            <w:noProof/>
          </w:rPr>
          <w:tab/>
          <w:delText>78</w:delText>
        </w:r>
      </w:del>
    </w:p>
    <w:p w:rsidR="002557A2" w:rsidDel="00606590" w:rsidRDefault="002557A2" w:rsidP="00D50A3D">
      <w:pPr>
        <w:pStyle w:val="TOC2"/>
        <w:rPr>
          <w:del w:id="364" w:author="Ed" w:date="2013-04-03T15:32:00Z"/>
          <w:rFonts w:asciiTheme="minorHAnsi" w:eastAsiaTheme="minorEastAsia" w:hAnsiTheme="minorHAnsi" w:cstheme="minorBidi"/>
          <w:noProof/>
          <w:sz w:val="22"/>
          <w:lang w:bidi="ar-SA"/>
        </w:rPr>
      </w:pPr>
      <w:del w:id="365" w:author="Ed" w:date="2013-04-03T15:32:00Z">
        <w:r w:rsidDel="00606590">
          <w:rPr>
            <w:noProof/>
          </w:rPr>
          <w:delText>Applications of this Robot</w:delText>
        </w:r>
        <w:r w:rsidDel="00606590">
          <w:rPr>
            <w:noProof/>
          </w:rPr>
          <w:tab/>
          <w:delText>81</w:delText>
        </w:r>
      </w:del>
    </w:p>
    <w:p w:rsidR="002557A2" w:rsidDel="00606590" w:rsidRDefault="002557A2" w:rsidP="00D50A3D">
      <w:pPr>
        <w:pStyle w:val="TOC2"/>
        <w:rPr>
          <w:del w:id="366" w:author="Ed" w:date="2013-04-03T15:32:00Z"/>
          <w:rFonts w:asciiTheme="minorHAnsi" w:eastAsiaTheme="minorEastAsia" w:hAnsiTheme="minorHAnsi" w:cstheme="minorBidi"/>
          <w:noProof/>
          <w:sz w:val="22"/>
          <w:lang w:bidi="ar-SA"/>
        </w:rPr>
      </w:pPr>
      <w:del w:id="367" w:author="Ed" w:date="2013-04-03T15:32:00Z">
        <w:r w:rsidDel="00606590">
          <w:rPr>
            <w:noProof/>
          </w:rPr>
          <w:delText>Conclusion</w:delText>
        </w:r>
        <w:r w:rsidDel="00606590">
          <w:rPr>
            <w:noProof/>
          </w:rPr>
          <w:tab/>
          <w:delText>81</w:delText>
        </w:r>
      </w:del>
    </w:p>
    <w:p w:rsidR="002557A2" w:rsidDel="00606590" w:rsidRDefault="002557A2" w:rsidP="00D50A3D">
      <w:pPr>
        <w:pStyle w:val="TOC1"/>
        <w:rPr>
          <w:del w:id="368" w:author="Ed" w:date="2013-04-03T15:32:00Z"/>
          <w:rFonts w:asciiTheme="minorHAnsi" w:eastAsiaTheme="minorEastAsia" w:hAnsiTheme="minorHAnsi" w:cstheme="minorBidi"/>
          <w:noProof/>
          <w:sz w:val="22"/>
          <w:lang w:bidi="ar-SA"/>
        </w:rPr>
      </w:pPr>
      <w:del w:id="369" w:author="Ed" w:date="2013-04-03T15:32:00Z">
        <w:r w:rsidDel="00606590">
          <w:rPr>
            <w:noProof/>
          </w:rPr>
          <w:delText>Bibliography</w:delText>
        </w:r>
        <w:r w:rsidDel="00606590">
          <w:rPr>
            <w:noProof/>
          </w:rPr>
          <w:tab/>
          <w:delText>83</w:delText>
        </w:r>
      </w:del>
    </w:p>
    <w:p w:rsidR="002557A2" w:rsidDel="00606590" w:rsidRDefault="002557A2" w:rsidP="00D50A3D">
      <w:pPr>
        <w:pStyle w:val="TOC1"/>
        <w:rPr>
          <w:del w:id="370" w:author="Ed" w:date="2013-04-03T15:32:00Z"/>
          <w:rFonts w:asciiTheme="minorHAnsi" w:eastAsiaTheme="minorEastAsia" w:hAnsiTheme="minorHAnsi" w:cstheme="minorBidi"/>
          <w:noProof/>
          <w:sz w:val="22"/>
          <w:lang w:bidi="ar-SA"/>
        </w:rPr>
      </w:pPr>
      <w:del w:id="371" w:author="Ed" w:date="2013-04-03T15:32:00Z">
        <w:r w:rsidDel="00606590">
          <w:rPr>
            <w:noProof/>
          </w:rPr>
          <w:delText>Appendix 1: Localization Data</w:delText>
        </w:r>
        <w:r w:rsidDel="00606590">
          <w:rPr>
            <w:noProof/>
          </w:rPr>
          <w:tab/>
          <w:delText>85</w:delText>
        </w:r>
      </w:del>
    </w:p>
    <w:p w:rsidR="002557A2" w:rsidDel="00606590" w:rsidRDefault="002557A2" w:rsidP="00D50A3D">
      <w:pPr>
        <w:pStyle w:val="TOC2"/>
        <w:rPr>
          <w:del w:id="372" w:author="Ed" w:date="2013-04-03T15:32:00Z"/>
          <w:rFonts w:asciiTheme="minorHAnsi" w:eastAsiaTheme="minorEastAsia" w:hAnsiTheme="minorHAnsi" w:cstheme="minorBidi"/>
          <w:noProof/>
          <w:sz w:val="22"/>
          <w:lang w:bidi="ar-SA"/>
        </w:rPr>
      </w:pPr>
      <w:del w:id="373" w:author="Ed" w:date="2013-04-03T15:32:00Z">
        <w:r w:rsidDel="00606590">
          <w:rPr>
            <w:noProof/>
          </w:rPr>
          <w:delText>Ten Meter Straight Line</w:delText>
        </w:r>
        <w:r w:rsidDel="00606590">
          <w:rPr>
            <w:noProof/>
          </w:rPr>
          <w:tab/>
          <w:delText>85</w:delText>
        </w:r>
      </w:del>
    </w:p>
    <w:p w:rsidR="002557A2" w:rsidDel="00606590" w:rsidRDefault="002557A2" w:rsidP="00D50A3D">
      <w:pPr>
        <w:pStyle w:val="TOC2"/>
        <w:rPr>
          <w:del w:id="374" w:author="Ed" w:date="2013-04-03T15:32:00Z"/>
          <w:rFonts w:asciiTheme="minorHAnsi" w:eastAsiaTheme="minorEastAsia" w:hAnsiTheme="minorHAnsi" w:cstheme="minorBidi"/>
          <w:noProof/>
          <w:sz w:val="22"/>
          <w:lang w:bidi="ar-SA"/>
        </w:rPr>
      </w:pPr>
      <w:del w:id="375" w:author="Ed" w:date="2013-04-03T15:32:00Z">
        <w:r w:rsidDel="00606590">
          <w:rPr>
            <w:noProof/>
          </w:rPr>
          <w:delText>Five Laps of One Meter Radius Circle</w:delText>
        </w:r>
        <w:r w:rsidDel="00606590">
          <w:rPr>
            <w:noProof/>
          </w:rPr>
          <w:tab/>
          <w:delText>85</w:delText>
        </w:r>
      </w:del>
    </w:p>
    <w:p w:rsidR="00D753C2" w:rsidRDefault="0087344B" w:rsidP="00606590">
      <w:pPr>
        <w:pStyle w:val="Heading1NoNumber"/>
        <w:rPr>
          <w:noProof/>
        </w:rPr>
        <w:pPrChange w:id="376" w:author="Ed" w:date="2013-04-03T15:32:00Z">
          <w:pPr>
            <w:pStyle w:val="Heading1"/>
            <w:tabs>
              <w:tab w:val="right" w:pos="8640"/>
            </w:tabs>
          </w:pPr>
        </w:pPrChange>
      </w:pPr>
      <w:r>
        <w:lastRenderedPageBreak/>
        <w:fldChar w:fldCharType="end"/>
      </w:r>
      <w:r w:rsidR="00D753C2" w:rsidRPr="00D753C2">
        <w:rPr>
          <w:noProof/>
        </w:rPr>
        <w:t xml:space="preserve"> </w:t>
      </w:r>
      <w:r w:rsidR="00D753C2">
        <w:rPr>
          <w:noProof/>
        </w:rPr>
        <w:t>Figures</w:t>
      </w:r>
    </w:p>
    <w:p w:rsidR="003803BC" w:rsidRDefault="0087344B">
      <w:pPr>
        <w:pStyle w:val="TableofFigures"/>
        <w:tabs>
          <w:tab w:val="right" w:leader="dot" w:pos="8630"/>
        </w:tabs>
        <w:rPr>
          <w:ins w:id="377" w:author="Ed" w:date="2013-04-03T15:36:00Z"/>
          <w:rFonts w:asciiTheme="minorHAnsi" w:eastAsiaTheme="minorEastAsia" w:hAnsiTheme="minorHAnsi" w:cstheme="minorBidi"/>
          <w:noProof/>
          <w:sz w:val="22"/>
          <w:lang w:bidi="ar-SA"/>
        </w:rPr>
      </w:pPr>
      <w:r>
        <w:fldChar w:fldCharType="begin"/>
      </w:r>
      <w:r w:rsidR="00D753C2">
        <w:instrText xml:space="preserve"> TOC \h \z \c "Figure" </w:instrText>
      </w:r>
      <w:r>
        <w:fldChar w:fldCharType="separate"/>
      </w:r>
      <w:ins w:id="378" w:author="Ed" w:date="2013-04-03T15:36:00Z">
        <w:r w:rsidR="003803BC" w:rsidRPr="00ED6CD4">
          <w:rPr>
            <w:rStyle w:val="Hyperlink"/>
            <w:noProof/>
          </w:rPr>
          <w:fldChar w:fldCharType="begin"/>
        </w:r>
        <w:r w:rsidR="003803BC" w:rsidRPr="00ED6CD4">
          <w:rPr>
            <w:rStyle w:val="Hyperlink"/>
            <w:noProof/>
          </w:rPr>
          <w:instrText xml:space="preserve"> </w:instrText>
        </w:r>
        <w:r w:rsidR="003803BC">
          <w:rPr>
            <w:noProof/>
          </w:rPr>
          <w:instrText>HYPERLINK \l "_Toc352766812"</w:instrText>
        </w:r>
        <w:r w:rsidR="003803BC" w:rsidRPr="00ED6CD4">
          <w:rPr>
            <w:rStyle w:val="Hyperlink"/>
            <w:noProof/>
          </w:rPr>
          <w:instrText xml:space="preserve"> </w:instrText>
        </w:r>
        <w:r w:rsidR="003803BC" w:rsidRPr="00ED6CD4">
          <w:rPr>
            <w:rStyle w:val="Hyperlink"/>
            <w:noProof/>
          </w:rPr>
        </w:r>
        <w:r w:rsidR="003803BC" w:rsidRPr="00ED6CD4">
          <w:rPr>
            <w:rStyle w:val="Hyperlink"/>
            <w:noProof/>
          </w:rPr>
          <w:fldChar w:fldCharType="separate"/>
        </w:r>
        <w:r w:rsidR="003803BC" w:rsidRPr="00ED6CD4">
          <w:rPr>
            <w:rStyle w:val="Hyperlink"/>
            <w:noProof/>
          </w:rPr>
          <w:t>Figure 1: An annotated rendering of the robot showing several major components.</w:t>
        </w:r>
        <w:r w:rsidR="003803BC">
          <w:rPr>
            <w:noProof/>
            <w:webHidden/>
          </w:rPr>
          <w:tab/>
        </w:r>
        <w:r w:rsidR="003803BC">
          <w:rPr>
            <w:noProof/>
            <w:webHidden/>
          </w:rPr>
          <w:fldChar w:fldCharType="begin"/>
        </w:r>
        <w:r w:rsidR="003803BC">
          <w:rPr>
            <w:noProof/>
            <w:webHidden/>
          </w:rPr>
          <w:instrText xml:space="preserve"> PAGEREF _Toc352766812 \h </w:instrText>
        </w:r>
        <w:r w:rsidR="003803BC">
          <w:rPr>
            <w:noProof/>
            <w:webHidden/>
          </w:rPr>
        </w:r>
      </w:ins>
      <w:r w:rsidR="003803BC">
        <w:rPr>
          <w:noProof/>
          <w:webHidden/>
        </w:rPr>
        <w:fldChar w:fldCharType="separate"/>
      </w:r>
      <w:ins w:id="379" w:author="Ed" w:date="2013-04-03T15:36:00Z">
        <w:r w:rsidR="003803BC">
          <w:rPr>
            <w:noProof/>
            <w:webHidden/>
          </w:rPr>
          <w:t>6</w:t>
        </w:r>
        <w:r w:rsidR="003803BC">
          <w:rPr>
            <w:noProof/>
            <w:webHidden/>
          </w:rPr>
          <w:fldChar w:fldCharType="end"/>
        </w:r>
        <w:r w:rsidR="003803BC" w:rsidRPr="00ED6CD4">
          <w:rPr>
            <w:rStyle w:val="Hyperlink"/>
            <w:noProof/>
          </w:rPr>
          <w:fldChar w:fldCharType="end"/>
        </w:r>
      </w:ins>
    </w:p>
    <w:p w:rsidR="003803BC" w:rsidRDefault="003803BC">
      <w:pPr>
        <w:pStyle w:val="TableofFigures"/>
        <w:tabs>
          <w:tab w:val="right" w:leader="dot" w:pos="8630"/>
        </w:tabs>
        <w:rPr>
          <w:ins w:id="380" w:author="Ed" w:date="2013-04-03T15:36:00Z"/>
          <w:rFonts w:asciiTheme="minorHAnsi" w:eastAsiaTheme="minorEastAsia" w:hAnsiTheme="minorHAnsi" w:cstheme="minorBidi"/>
          <w:noProof/>
          <w:sz w:val="22"/>
          <w:lang w:bidi="ar-SA"/>
        </w:rPr>
      </w:pPr>
      <w:ins w:id="381"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"_Toc352766813"</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2: The electrical circuit to control the pneumatic gripper. Q1 is a 2N7000 NFET</w:t>
        </w:r>
        <w:r>
          <w:rPr>
            <w:noProof/>
            <w:webHidden/>
          </w:rPr>
          <w:tab/>
        </w:r>
        <w:r>
          <w:rPr>
            <w:noProof/>
            <w:webHidden/>
          </w:rPr>
          <w:fldChar w:fldCharType="begin"/>
        </w:r>
        <w:r>
          <w:rPr>
            <w:noProof/>
            <w:webHidden/>
          </w:rPr>
          <w:instrText xml:space="preserve"> PAGEREF _Toc352766813 \h </w:instrText>
        </w:r>
        <w:r>
          <w:rPr>
            <w:noProof/>
            <w:webHidden/>
          </w:rPr>
        </w:r>
      </w:ins>
      <w:r>
        <w:rPr>
          <w:noProof/>
          <w:webHidden/>
        </w:rPr>
        <w:fldChar w:fldCharType="separate"/>
      </w:r>
      <w:ins w:id="382" w:author="Ed" w:date="2013-04-03T15:36:00Z">
        <w:r>
          <w:rPr>
            <w:noProof/>
            <w:webHidden/>
          </w:rPr>
          <w:t>10</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83" w:author="Ed" w:date="2013-04-03T15:36:00Z"/>
          <w:rFonts w:asciiTheme="minorHAnsi" w:eastAsiaTheme="minorEastAsia" w:hAnsiTheme="minorHAnsi" w:cstheme="minorBidi"/>
          <w:noProof/>
          <w:sz w:val="22"/>
          <w:lang w:bidi="ar-SA"/>
        </w:rPr>
      </w:pPr>
      <w:ins w:id="384"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"_Toc352766814"</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3: ABBY, a mobile industrial manipulator.</w:t>
        </w:r>
        <w:r>
          <w:rPr>
            <w:noProof/>
            <w:webHidden/>
          </w:rPr>
          <w:tab/>
        </w:r>
        <w:r>
          <w:rPr>
            <w:noProof/>
            <w:webHidden/>
          </w:rPr>
          <w:fldChar w:fldCharType="begin"/>
        </w:r>
        <w:r>
          <w:rPr>
            <w:noProof/>
            <w:webHidden/>
          </w:rPr>
          <w:instrText xml:space="preserve"> PAGEREF _Toc352766814 \h </w:instrText>
        </w:r>
        <w:r>
          <w:rPr>
            <w:noProof/>
            <w:webHidden/>
          </w:rPr>
        </w:r>
      </w:ins>
      <w:r>
        <w:rPr>
          <w:noProof/>
          <w:webHidden/>
        </w:rPr>
        <w:fldChar w:fldCharType="separate"/>
      </w:r>
      <w:ins w:id="385" w:author="Ed" w:date="2013-04-03T15:36:00Z">
        <w:r>
          <w:rPr>
            <w:noProof/>
            <w:webHidden/>
          </w:rPr>
          <w:t>11</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86" w:author="Ed" w:date="2013-04-03T15:36:00Z"/>
          <w:rFonts w:asciiTheme="minorHAnsi" w:eastAsiaTheme="minorEastAsia" w:hAnsiTheme="minorHAnsi" w:cstheme="minorBidi"/>
          <w:noProof/>
          <w:sz w:val="22"/>
          <w:lang w:bidi="ar-SA"/>
        </w:rPr>
      </w:pPr>
      <w:ins w:id="387"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"_Toc352766815"</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4: A block diagram of the power distribution system on the robot.</w:t>
        </w:r>
        <w:r>
          <w:rPr>
            <w:noProof/>
            <w:webHidden/>
          </w:rPr>
          <w:tab/>
        </w:r>
        <w:r>
          <w:rPr>
            <w:noProof/>
            <w:webHidden/>
          </w:rPr>
          <w:fldChar w:fldCharType="begin"/>
        </w:r>
        <w:r>
          <w:rPr>
            <w:noProof/>
            <w:webHidden/>
          </w:rPr>
          <w:instrText xml:space="preserve"> PAGEREF _Toc352766815 \h </w:instrText>
        </w:r>
        <w:r>
          <w:rPr>
            <w:noProof/>
            <w:webHidden/>
          </w:rPr>
        </w:r>
      </w:ins>
      <w:r>
        <w:rPr>
          <w:noProof/>
          <w:webHidden/>
        </w:rPr>
        <w:fldChar w:fldCharType="separate"/>
      </w:r>
      <w:ins w:id="388" w:author="Ed" w:date="2013-04-03T15:36:00Z">
        <w:r>
          <w:rPr>
            <w:noProof/>
            <w:webHidden/>
          </w:rPr>
          <w:t>14</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89" w:author="Ed" w:date="2013-04-03T15:36:00Z"/>
          <w:rFonts w:asciiTheme="minorHAnsi" w:eastAsiaTheme="minorEastAsia" w:hAnsiTheme="minorHAnsi" w:cstheme="minorBidi"/>
          <w:noProof/>
          <w:sz w:val="22"/>
          <w:lang w:bidi="ar-SA"/>
        </w:rPr>
      </w:pPr>
      <w:ins w:id="390"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"_Toc352766816"</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5: 13.8 volt rail dropout when compressor turns on (before addition of filter).</w:t>
        </w:r>
        <w:r>
          <w:rPr>
            <w:noProof/>
            <w:webHidden/>
          </w:rPr>
          <w:tab/>
        </w:r>
        <w:r>
          <w:rPr>
            <w:noProof/>
            <w:webHidden/>
          </w:rPr>
          <w:fldChar w:fldCharType="begin"/>
        </w:r>
        <w:r>
          <w:rPr>
            <w:noProof/>
            <w:webHidden/>
          </w:rPr>
          <w:instrText xml:space="preserve"> PAGEREF _Toc352766816 \h </w:instrText>
        </w:r>
        <w:r>
          <w:rPr>
            <w:noProof/>
            <w:webHidden/>
          </w:rPr>
        </w:r>
      </w:ins>
      <w:r>
        <w:rPr>
          <w:noProof/>
          <w:webHidden/>
        </w:rPr>
        <w:fldChar w:fldCharType="separate"/>
      </w:r>
      <w:ins w:id="391" w:author="Ed" w:date="2013-04-03T15:36:00Z">
        <w:r>
          <w:rPr>
            <w:noProof/>
            <w:webHidden/>
          </w:rPr>
          <w:t>16</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92" w:author="Ed" w:date="2013-04-03T15:36:00Z"/>
          <w:rFonts w:asciiTheme="minorHAnsi" w:eastAsiaTheme="minorEastAsia" w:hAnsiTheme="minorHAnsi" w:cstheme="minorBidi"/>
          <w:noProof/>
          <w:sz w:val="22"/>
          <w:lang w:bidi="ar-SA"/>
        </w:rPr>
      </w:pPr>
      <w:ins w:id="393"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"_Toc352766817"</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6: 13.8 volt rail during compressor turn-on after addition of an LC filter.</w:t>
        </w:r>
        <w:r>
          <w:rPr>
            <w:noProof/>
            <w:webHidden/>
          </w:rPr>
          <w:tab/>
        </w:r>
        <w:r>
          <w:rPr>
            <w:noProof/>
            <w:webHidden/>
          </w:rPr>
          <w:fldChar w:fldCharType="begin"/>
        </w:r>
        <w:r>
          <w:rPr>
            <w:noProof/>
            <w:webHidden/>
          </w:rPr>
          <w:instrText xml:space="preserve"> PAGEREF _Toc352766817 \h </w:instrText>
        </w:r>
        <w:r>
          <w:rPr>
            <w:noProof/>
            <w:webHidden/>
          </w:rPr>
        </w:r>
      </w:ins>
      <w:r>
        <w:rPr>
          <w:noProof/>
          <w:webHidden/>
        </w:rPr>
        <w:fldChar w:fldCharType="separate"/>
      </w:r>
      <w:ins w:id="394" w:author="Ed" w:date="2013-04-03T15:36:00Z">
        <w:r>
          <w:rPr>
            <w:noProof/>
            <w:webHidden/>
          </w:rPr>
          <w:t>16</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95" w:author="Ed" w:date="2013-04-03T15:36:00Z"/>
          <w:rFonts w:asciiTheme="minorHAnsi" w:eastAsiaTheme="minorEastAsia" w:hAnsiTheme="minorHAnsi" w:cstheme="minorBidi"/>
          <w:noProof/>
          <w:sz w:val="22"/>
          <w:lang w:bidi="ar-SA"/>
        </w:rPr>
      </w:pPr>
      <w:ins w:id="396"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"_Toc352766818"</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7: The Kinect field of view</w:t>
        </w:r>
        <w:r>
          <w:rPr>
            <w:noProof/>
            <w:webHidden/>
          </w:rPr>
          <w:tab/>
        </w:r>
        <w:r>
          <w:rPr>
            <w:noProof/>
            <w:webHidden/>
          </w:rPr>
          <w:fldChar w:fldCharType="begin"/>
        </w:r>
        <w:r>
          <w:rPr>
            <w:noProof/>
            <w:webHidden/>
          </w:rPr>
          <w:instrText xml:space="preserve"> PAGEREF _Toc352766818 \h </w:instrText>
        </w:r>
        <w:r>
          <w:rPr>
            <w:noProof/>
            <w:webHidden/>
          </w:rPr>
        </w:r>
      </w:ins>
      <w:r>
        <w:rPr>
          <w:noProof/>
          <w:webHidden/>
        </w:rPr>
        <w:fldChar w:fldCharType="separate"/>
      </w:r>
      <w:ins w:id="397" w:author="Ed" w:date="2013-04-03T15:36:00Z">
        <w:r>
          <w:rPr>
            <w:noProof/>
            <w:webHidden/>
          </w:rPr>
          <w:t>17</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98" w:author="Ed" w:date="2013-04-03T15:36:00Z"/>
          <w:rFonts w:asciiTheme="minorHAnsi" w:eastAsiaTheme="minorEastAsia" w:hAnsiTheme="minorHAnsi" w:cstheme="minorBidi"/>
          <w:noProof/>
          <w:sz w:val="22"/>
          <w:lang w:bidi="ar-SA"/>
        </w:rPr>
      </w:pPr>
      <w:ins w:id="399"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"_Toc352766819"</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8: The Kinect mounted to the robot</w:t>
        </w:r>
        <w:r>
          <w:rPr>
            <w:noProof/>
            <w:webHidden/>
          </w:rPr>
          <w:tab/>
        </w:r>
        <w:r>
          <w:rPr>
            <w:noProof/>
            <w:webHidden/>
          </w:rPr>
          <w:fldChar w:fldCharType="begin"/>
        </w:r>
        <w:r>
          <w:rPr>
            <w:noProof/>
            <w:webHidden/>
          </w:rPr>
          <w:instrText xml:space="preserve"> PAGEREF _Toc352766819 \h </w:instrText>
        </w:r>
        <w:r>
          <w:rPr>
            <w:noProof/>
            <w:webHidden/>
          </w:rPr>
        </w:r>
      </w:ins>
      <w:r>
        <w:rPr>
          <w:noProof/>
          <w:webHidden/>
        </w:rPr>
        <w:fldChar w:fldCharType="separate"/>
      </w:r>
      <w:ins w:id="400" w:author="Ed" w:date="2013-04-03T15:36:00Z">
        <w:r>
          <w:rPr>
            <w:noProof/>
            <w:webHidden/>
          </w:rPr>
          <w:t>17</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01" w:author="Ed" w:date="2013-04-03T15:36:00Z"/>
          <w:rFonts w:asciiTheme="minorHAnsi" w:eastAsiaTheme="minorEastAsia" w:hAnsiTheme="minorHAnsi" w:cstheme="minorBidi"/>
          <w:noProof/>
          <w:sz w:val="22"/>
          <w:lang w:bidi="ar-SA"/>
        </w:rPr>
      </w:pPr>
      <w:ins w:id="402"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"_Toc352766820"</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9:ABBY’s robot model, LIDAR data (green points), and Kinect point cloud (multicolored points) visualized in Rviz</w:t>
        </w:r>
        <w:r>
          <w:rPr>
            <w:noProof/>
            <w:webHidden/>
          </w:rPr>
          <w:tab/>
        </w:r>
        <w:r>
          <w:rPr>
            <w:noProof/>
            <w:webHidden/>
          </w:rPr>
          <w:fldChar w:fldCharType="begin"/>
        </w:r>
        <w:r>
          <w:rPr>
            <w:noProof/>
            <w:webHidden/>
          </w:rPr>
          <w:instrText xml:space="preserve"> PAGEREF _Toc352766820 \h </w:instrText>
        </w:r>
        <w:r>
          <w:rPr>
            <w:noProof/>
            <w:webHidden/>
          </w:rPr>
        </w:r>
      </w:ins>
      <w:r>
        <w:rPr>
          <w:noProof/>
          <w:webHidden/>
        </w:rPr>
        <w:fldChar w:fldCharType="separate"/>
      </w:r>
      <w:ins w:id="403" w:author="Ed" w:date="2013-04-03T15:36:00Z">
        <w:r>
          <w:rPr>
            <w:noProof/>
            <w:webHidden/>
          </w:rPr>
          <w:t>25</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04" w:author="Ed" w:date="2013-04-03T15:36:00Z"/>
          <w:rFonts w:asciiTheme="minorHAnsi" w:eastAsiaTheme="minorEastAsia" w:hAnsiTheme="minorHAnsi" w:cstheme="minorBidi"/>
          <w:noProof/>
          <w:sz w:val="22"/>
          <w:lang w:bidi="ar-SA"/>
        </w:rPr>
      </w:pPr>
      <w:ins w:id="405"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"_Toc352766821"</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10: The map, odometry, and base frames of the robot localization system.</w:t>
        </w:r>
        <w:r>
          <w:rPr>
            <w:noProof/>
            <w:webHidden/>
          </w:rPr>
          <w:tab/>
        </w:r>
        <w:r>
          <w:rPr>
            <w:noProof/>
            <w:webHidden/>
          </w:rPr>
          <w:fldChar w:fldCharType="begin"/>
        </w:r>
        <w:r>
          <w:rPr>
            <w:noProof/>
            <w:webHidden/>
          </w:rPr>
          <w:instrText xml:space="preserve"> PAGEREF _Toc352766821 \h </w:instrText>
        </w:r>
        <w:r>
          <w:rPr>
            <w:noProof/>
            <w:webHidden/>
          </w:rPr>
        </w:r>
      </w:ins>
      <w:r>
        <w:rPr>
          <w:noProof/>
          <w:webHidden/>
        </w:rPr>
        <w:fldChar w:fldCharType="separate"/>
      </w:r>
      <w:ins w:id="406" w:author="Ed" w:date="2013-04-03T15:36:00Z">
        <w:r>
          <w:rPr>
            <w:noProof/>
            <w:webHidden/>
          </w:rPr>
          <w:t>38</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07" w:author="Ed" w:date="2013-04-03T15:36:00Z"/>
          <w:rFonts w:asciiTheme="minorHAnsi" w:eastAsiaTheme="minorEastAsia" w:hAnsiTheme="minorHAnsi" w:cstheme="minorBidi"/>
          <w:noProof/>
          <w:sz w:val="22"/>
          <w:lang w:bidi="ar-SA"/>
        </w:rPr>
      </w:pPr>
      <w:ins w:id="408"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"_Toc352766822"</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11: A histogram of successful requests from the test of the KDL inverse kinematics solver, showing the distribution of iterations required to find a solution.</w:t>
        </w:r>
        <w:r>
          <w:rPr>
            <w:noProof/>
            <w:webHidden/>
          </w:rPr>
          <w:tab/>
        </w:r>
        <w:r>
          <w:rPr>
            <w:noProof/>
            <w:webHidden/>
          </w:rPr>
          <w:fldChar w:fldCharType="begin"/>
        </w:r>
        <w:r>
          <w:rPr>
            <w:noProof/>
            <w:webHidden/>
          </w:rPr>
          <w:instrText xml:space="preserve"> PAGEREF _Toc352766822 \h </w:instrText>
        </w:r>
        <w:r>
          <w:rPr>
            <w:noProof/>
            <w:webHidden/>
          </w:rPr>
        </w:r>
      </w:ins>
      <w:r>
        <w:rPr>
          <w:noProof/>
          <w:webHidden/>
        </w:rPr>
        <w:fldChar w:fldCharType="separate"/>
      </w:r>
      <w:ins w:id="409" w:author="Ed" w:date="2013-04-03T15:36:00Z">
        <w:r>
          <w:rPr>
            <w:noProof/>
            <w:webHidden/>
          </w:rPr>
          <w:t>45</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10" w:author="Ed" w:date="2013-04-03T15:36:00Z"/>
          <w:rFonts w:asciiTheme="minorHAnsi" w:eastAsiaTheme="minorEastAsia" w:hAnsiTheme="minorHAnsi" w:cstheme="minorBidi"/>
          <w:noProof/>
          <w:sz w:val="22"/>
          <w:lang w:bidi="ar-SA"/>
        </w:rPr>
      </w:pPr>
      <w:ins w:id="411"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"_Toc352766823"</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12: The box manipulation pipeline. Data from the Kinect is used to locate boxes on a table, which are then picked up and placed in the bin.</w:t>
        </w:r>
        <w:r>
          <w:rPr>
            <w:noProof/>
            <w:webHidden/>
          </w:rPr>
          <w:tab/>
        </w:r>
        <w:r>
          <w:rPr>
            <w:noProof/>
            <w:webHidden/>
          </w:rPr>
          <w:fldChar w:fldCharType="begin"/>
        </w:r>
        <w:r>
          <w:rPr>
            <w:noProof/>
            <w:webHidden/>
          </w:rPr>
          <w:instrText xml:space="preserve"> PAGEREF _Toc352766823 \h </w:instrText>
        </w:r>
        <w:r>
          <w:rPr>
            <w:noProof/>
            <w:webHidden/>
          </w:rPr>
        </w:r>
      </w:ins>
      <w:r>
        <w:rPr>
          <w:noProof/>
          <w:webHidden/>
        </w:rPr>
        <w:fldChar w:fldCharType="separate"/>
      </w:r>
      <w:ins w:id="412" w:author="Ed" w:date="2013-04-03T15:36:00Z">
        <w:r>
          <w:rPr>
            <w:noProof/>
            <w:webHidden/>
          </w:rPr>
          <w:t>49</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13" w:author="Ed" w:date="2013-04-03T15:36:00Z"/>
          <w:rFonts w:asciiTheme="minorHAnsi" w:eastAsiaTheme="minorEastAsia" w:hAnsiTheme="minorHAnsi" w:cstheme="minorBidi"/>
          <w:noProof/>
          <w:sz w:val="22"/>
          <w:lang w:bidi="ar-SA"/>
        </w:rPr>
      </w:pPr>
      <w:ins w:id="414"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"_Toc352766824"</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13: QR Level 3 code (Source: Wikipedia, licensed under Creative Commons Attribution Share-Alike License)</w:t>
        </w:r>
        <w:r>
          <w:rPr>
            <w:noProof/>
            <w:webHidden/>
          </w:rPr>
          <w:tab/>
        </w:r>
        <w:r>
          <w:rPr>
            <w:noProof/>
            <w:webHidden/>
          </w:rPr>
          <w:fldChar w:fldCharType="begin"/>
        </w:r>
        <w:r>
          <w:rPr>
            <w:noProof/>
            <w:webHidden/>
          </w:rPr>
          <w:instrText xml:space="preserve"> PAGEREF _Toc352766824 \h </w:instrText>
        </w:r>
        <w:r>
          <w:rPr>
            <w:noProof/>
            <w:webHidden/>
          </w:rPr>
        </w:r>
      </w:ins>
      <w:r>
        <w:rPr>
          <w:noProof/>
          <w:webHidden/>
        </w:rPr>
        <w:fldChar w:fldCharType="separate"/>
      </w:r>
      <w:ins w:id="415" w:author="Ed" w:date="2013-04-03T15:36:00Z">
        <w:r>
          <w:rPr>
            <w:noProof/>
            <w:webHidden/>
          </w:rPr>
          <w:t>52</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16" w:author="Ed" w:date="2013-04-03T15:36:00Z"/>
          <w:rFonts w:asciiTheme="minorHAnsi" w:eastAsiaTheme="minorEastAsia" w:hAnsiTheme="minorHAnsi" w:cstheme="minorBidi"/>
          <w:noProof/>
          <w:sz w:val="22"/>
          <w:lang w:bidi="ar-SA"/>
        </w:rPr>
      </w:pPr>
      <w:ins w:id="417" w:author="Ed" w:date="2013-04-03T15:36:00Z">
        <w:r w:rsidRPr="00ED6CD4">
          <w:rPr>
            <w:rStyle w:val="Hyperlink"/>
            <w:noProof/>
          </w:rPr>
          <w:lastRenderedPageBreak/>
          <w:fldChar w:fldCharType="begin"/>
        </w:r>
        <w:r w:rsidRPr="00ED6CD4">
          <w:rPr>
            <w:rStyle w:val="Hyperlink"/>
            <w:noProof/>
          </w:rPr>
          <w:instrText xml:space="preserve"> </w:instrText>
        </w:r>
        <w:r>
          <w:rPr>
            <w:noProof/>
          </w:rPr>
          <w:instrText>HYPERLINK \l "_Toc352766825"</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 xml:space="preserve">Figure 14: A box localized using the QR code. </w:t>
        </w:r>
        <w:r w:rsidRPr="00ED6CD4">
          <w:rPr>
            <w:rStyle w:val="Hyperlink"/>
            <w:rFonts w:eastAsia="+mn-ea"/>
            <w:noProof/>
          </w:rPr>
          <w:t>Red dots are the QR code finder pattern. Blue is the projected handle center. Green are the handle corners.</w:t>
        </w:r>
        <w:r>
          <w:rPr>
            <w:noProof/>
            <w:webHidden/>
          </w:rPr>
          <w:tab/>
        </w:r>
        <w:r>
          <w:rPr>
            <w:noProof/>
            <w:webHidden/>
          </w:rPr>
          <w:fldChar w:fldCharType="begin"/>
        </w:r>
        <w:r>
          <w:rPr>
            <w:noProof/>
            <w:webHidden/>
          </w:rPr>
          <w:instrText xml:space="preserve"> PAGEREF _Toc352766825 \h </w:instrText>
        </w:r>
        <w:r>
          <w:rPr>
            <w:noProof/>
            <w:webHidden/>
          </w:rPr>
        </w:r>
      </w:ins>
      <w:r>
        <w:rPr>
          <w:noProof/>
          <w:webHidden/>
        </w:rPr>
        <w:fldChar w:fldCharType="separate"/>
      </w:r>
      <w:ins w:id="418" w:author="Ed" w:date="2013-04-03T15:36:00Z">
        <w:r>
          <w:rPr>
            <w:noProof/>
            <w:webHidden/>
          </w:rPr>
          <w:t>53</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19" w:author="Ed" w:date="2013-04-03T15:36:00Z"/>
          <w:rFonts w:asciiTheme="minorHAnsi" w:eastAsiaTheme="minorEastAsia" w:hAnsiTheme="minorHAnsi" w:cstheme="minorBidi"/>
          <w:noProof/>
          <w:sz w:val="22"/>
          <w:lang w:bidi="ar-SA"/>
        </w:rPr>
      </w:pPr>
      <w:ins w:id="420"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"_Toc352766826"</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15: A design for an emergency stop remote.</w:t>
        </w:r>
        <w:r>
          <w:rPr>
            <w:noProof/>
            <w:webHidden/>
          </w:rPr>
          <w:tab/>
        </w:r>
        <w:r>
          <w:rPr>
            <w:noProof/>
            <w:webHidden/>
          </w:rPr>
          <w:fldChar w:fldCharType="begin"/>
        </w:r>
        <w:r>
          <w:rPr>
            <w:noProof/>
            <w:webHidden/>
          </w:rPr>
          <w:instrText xml:space="preserve"> PAGEREF _Toc352766826 \h </w:instrText>
        </w:r>
        <w:r>
          <w:rPr>
            <w:noProof/>
            <w:webHidden/>
          </w:rPr>
        </w:r>
      </w:ins>
      <w:r>
        <w:rPr>
          <w:noProof/>
          <w:webHidden/>
        </w:rPr>
        <w:fldChar w:fldCharType="separate"/>
      </w:r>
      <w:ins w:id="421" w:author="Ed" w:date="2013-04-03T15:36:00Z">
        <w:r>
          <w:rPr>
            <w:noProof/>
            <w:webHidden/>
          </w:rPr>
          <w:t>62</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22" w:author="Ed" w:date="2013-04-03T15:36:00Z"/>
          <w:rFonts w:asciiTheme="minorHAnsi" w:eastAsiaTheme="minorEastAsia" w:hAnsiTheme="minorHAnsi" w:cstheme="minorBidi"/>
          <w:noProof/>
          <w:sz w:val="22"/>
          <w:lang w:bidi="ar-SA"/>
        </w:rPr>
      </w:pPr>
      <w:ins w:id="423"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"_Toc352766827"</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16: A design for an emergency stop receiver and aggregator.</w:t>
        </w:r>
        <w:r>
          <w:rPr>
            <w:noProof/>
            <w:webHidden/>
          </w:rPr>
          <w:tab/>
        </w:r>
        <w:r>
          <w:rPr>
            <w:noProof/>
            <w:webHidden/>
          </w:rPr>
          <w:fldChar w:fldCharType="begin"/>
        </w:r>
        <w:r>
          <w:rPr>
            <w:noProof/>
            <w:webHidden/>
          </w:rPr>
          <w:instrText xml:space="preserve"> PAGEREF _Toc352766827 \h </w:instrText>
        </w:r>
        <w:r>
          <w:rPr>
            <w:noProof/>
            <w:webHidden/>
          </w:rPr>
        </w:r>
      </w:ins>
      <w:r>
        <w:rPr>
          <w:noProof/>
          <w:webHidden/>
        </w:rPr>
        <w:fldChar w:fldCharType="separate"/>
      </w:r>
      <w:ins w:id="424" w:author="Ed" w:date="2013-04-03T15:36:00Z">
        <w:r>
          <w:rPr>
            <w:noProof/>
            <w:webHidden/>
          </w:rPr>
          <w:t>63</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25" w:author="Ed" w:date="2013-04-03T15:36:00Z"/>
          <w:rFonts w:asciiTheme="minorHAnsi" w:eastAsiaTheme="minorEastAsia" w:hAnsiTheme="minorHAnsi" w:cstheme="minorBidi"/>
          <w:noProof/>
          <w:sz w:val="22"/>
          <w:lang w:bidi="ar-SA"/>
        </w:rPr>
      </w:pPr>
      <w:ins w:id="426"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"_Toc352766828"</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17: Revised emergency stop remote ciruit.</w:t>
        </w:r>
        <w:r>
          <w:rPr>
            <w:noProof/>
            <w:webHidden/>
          </w:rPr>
          <w:tab/>
        </w:r>
        <w:r>
          <w:rPr>
            <w:noProof/>
            <w:webHidden/>
          </w:rPr>
          <w:fldChar w:fldCharType="begin"/>
        </w:r>
        <w:r>
          <w:rPr>
            <w:noProof/>
            <w:webHidden/>
          </w:rPr>
          <w:instrText xml:space="preserve"> PAGEREF _Toc352766828 \h </w:instrText>
        </w:r>
        <w:r>
          <w:rPr>
            <w:noProof/>
            <w:webHidden/>
          </w:rPr>
        </w:r>
      </w:ins>
      <w:r>
        <w:rPr>
          <w:noProof/>
          <w:webHidden/>
        </w:rPr>
        <w:fldChar w:fldCharType="separate"/>
      </w:r>
      <w:ins w:id="427" w:author="Ed" w:date="2013-04-03T15:36:00Z">
        <w:r>
          <w:rPr>
            <w:noProof/>
            <w:webHidden/>
          </w:rPr>
          <w:t>65</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28" w:author="Ed" w:date="2013-04-03T15:36:00Z"/>
          <w:rFonts w:asciiTheme="minorHAnsi" w:eastAsiaTheme="minorEastAsia" w:hAnsiTheme="minorHAnsi" w:cstheme="minorBidi"/>
          <w:noProof/>
          <w:sz w:val="22"/>
          <w:lang w:bidi="ar-SA"/>
        </w:rPr>
      </w:pPr>
      <w:ins w:id="429"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"_Toc352766829"</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18: Revised emergency stop receiver/aggregator circuit.</w:t>
        </w:r>
        <w:r>
          <w:rPr>
            <w:noProof/>
            <w:webHidden/>
          </w:rPr>
          <w:tab/>
        </w:r>
        <w:r>
          <w:rPr>
            <w:noProof/>
            <w:webHidden/>
          </w:rPr>
          <w:fldChar w:fldCharType="begin"/>
        </w:r>
        <w:r>
          <w:rPr>
            <w:noProof/>
            <w:webHidden/>
          </w:rPr>
          <w:instrText xml:space="preserve"> PAGEREF _Toc352766829 \h </w:instrText>
        </w:r>
        <w:r>
          <w:rPr>
            <w:noProof/>
            <w:webHidden/>
          </w:rPr>
        </w:r>
      </w:ins>
      <w:r>
        <w:rPr>
          <w:noProof/>
          <w:webHidden/>
        </w:rPr>
        <w:fldChar w:fldCharType="separate"/>
      </w:r>
      <w:ins w:id="430" w:author="Ed" w:date="2013-04-03T15:36:00Z">
        <w:r>
          <w:rPr>
            <w:noProof/>
            <w:webHidden/>
          </w:rPr>
          <w:t>66</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31" w:author="Ed" w:date="2013-04-03T15:36:00Z"/>
          <w:rFonts w:asciiTheme="minorHAnsi" w:eastAsiaTheme="minorEastAsia" w:hAnsiTheme="minorHAnsi" w:cstheme="minorBidi"/>
          <w:noProof/>
          <w:sz w:val="22"/>
          <w:lang w:bidi="ar-SA"/>
        </w:rPr>
      </w:pPr>
      <w:ins w:id="432"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"_Toc352766830"</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19: Voltage curve during discharge test with actuators idle.</w:t>
        </w:r>
        <w:r>
          <w:rPr>
            <w:noProof/>
            <w:webHidden/>
          </w:rPr>
          <w:tab/>
        </w:r>
        <w:r>
          <w:rPr>
            <w:noProof/>
            <w:webHidden/>
          </w:rPr>
          <w:fldChar w:fldCharType="begin"/>
        </w:r>
        <w:r>
          <w:rPr>
            <w:noProof/>
            <w:webHidden/>
          </w:rPr>
          <w:instrText xml:space="preserve"> PAGEREF _Toc352766830 \h </w:instrText>
        </w:r>
        <w:r>
          <w:rPr>
            <w:noProof/>
            <w:webHidden/>
          </w:rPr>
        </w:r>
      </w:ins>
      <w:r>
        <w:rPr>
          <w:noProof/>
          <w:webHidden/>
        </w:rPr>
        <w:fldChar w:fldCharType="separate"/>
      </w:r>
      <w:ins w:id="433" w:author="Ed" w:date="2013-04-03T15:36:00Z">
        <w:r>
          <w:rPr>
            <w:noProof/>
            <w:webHidden/>
          </w:rPr>
          <w:t>73</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34" w:author="Ed" w:date="2013-04-03T15:36:00Z"/>
          <w:rFonts w:asciiTheme="minorHAnsi" w:eastAsiaTheme="minorEastAsia" w:hAnsiTheme="minorHAnsi" w:cstheme="minorBidi"/>
          <w:noProof/>
          <w:sz w:val="22"/>
          <w:lang w:bidi="ar-SA"/>
        </w:rPr>
      </w:pPr>
      <w:ins w:id="435"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"_Toc352766831"</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20: Voltage curve during discharge test with drivetrain exercised.</w:t>
        </w:r>
        <w:r>
          <w:rPr>
            <w:noProof/>
            <w:webHidden/>
          </w:rPr>
          <w:tab/>
        </w:r>
        <w:r>
          <w:rPr>
            <w:noProof/>
            <w:webHidden/>
          </w:rPr>
          <w:fldChar w:fldCharType="begin"/>
        </w:r>
        <w:r>
          <w:rPr>
            <w:noProof/>
            <w:webHidden/>
          </w:rPr>
          <w:instrText xml:space="preserve"> PAGEREF _Toc352766831 \h </w:instrText>
        </w:r>
        <w:r>
          <w:rPr>
            <w:noProof/>
            <w:webHidden/>
          </w:rPr>
        </w:r>
      </w:ins>
      <w:r>
        <w:rPr>
          <w:noProof/>
          <w:webHidden/>
        </w:rPr>
        <w:fldChar w:fldCharType="separate"/>
      </w:r>
      <w:ins w:id="436" w:author="Ed" w:date="2013-04-03T15:36:00Z">
        <w:r>
          <w:rPr>
            <w:noProof/>
            <w:webHidden/>
          </w:rPr>
          <w:t>73</w:t>
        </w:r>
        <w:r>
          <w:rPr>
            <w:noProof/>
            <w:webHidden/>
          </w:rPr>
          <w:fldChar w:fldCharType="end"/>
        </w:r>
        <w:r w:rsidRPr="00ED6CD4">
          <w:rPr>
            <w:rStyle w:val="Hyperlink"/>
            <w:noProof/>
          </w:rPr>
          <w:fldChar w:fldCharType="end"/>
        </w:r>
      </w:ins>
    </w:p>
    <w:p w:rsidR="00DA7C5D" w:rsidDel="003803BC" w:rsidRDefault="00DA7C5D">
      <w:pPr>
        <w:pStyle w:val="TableofFigures"/>
        <w:tabs>
          <w:tab w:val="right" w:leader="dot" w:pos="8630"/>
        </w:tabs>
        <w:rPr>
          <w:del w:id="437" w:author="Ed" w:date="2013-04-03T15:36:00Z"/>
          <w:rFonts w:asciiTheme="minorHAnsi" w:eastAsiaTheme="minorEastAsia" w:hAnsiTheme="minorHAnsi" w:cstheme="minorBidi"/>
          <w:noProof/>
          <w:sz w:val="22"/>
          <w:lang w:bidi="ar-SA"/>
        </w:rPr>
      </w:pPr>
      <w:del w:id="438" w:author="Ed" w:date="2013-04-03T15:36:00Z">
        <w:r w:rsidRPr="003803BC" w:rsidDel="003803BC">
          <w:rPr>
            <w:noProof/>
            <w:rPrChange w:id="439" w:author="Ed" w:date="2013-04-03T15:36:00Z">
              <w:rPr>
                <w:rStyle w:val="Hyperlink"/>
                <w:noProof/>
              </w:rPr>
            </w:rPrChange>
          </w:rPr>
          <w:delText>Figure 1: An annotated rendering of the robot showing several major components.</w:delText>
        </w:r>
        <w:r w:rsidDel="003803BC">
          <w:rPr>
            <w:noProof/>
            <w:webHidden/>
          </w:rPr>
          <w:tab/>
          <w:delText>6</w:delText>
        </w:r>
      </w:del>
    </w:p>
    <w:p w:rsidR="00DA7C5D" w:rsidDel="003803BC" w:rsidRDefault="00DA7C5D">
      <w:pPr>
        <w:pStyle w:val="TableofFigures"/>
        <w:tabs>
          <w:tab w:val="right" w:leader="dot" w:pos="8630"/>
        </w:tabs>
        <w:rPr>
          <w:del w:id="440" w:author="Ed" w:date="2013-04-03T15:36:00Z"/>
          <w:rFonts w:asciiTheme="minorHAnsi" w:eastAsiaTheme="minorEastAsia" w:hAnsiTheme="minorHAnsi" w:cstheme="minorBidi"/>
          <w:noProof/>
          <w:sz w:val="22"/>
          <w:lang w:bidi="ar-SA"/>
        </w:rPr>
      </w:pPr>
      <w:del w:id="441" w:author="Ed" w:date="2013-04-03T15:36:00Z">
        <w:r w:rsidRPr="003803BC" w:rsidDel="003803BC">
          <w:rPr>
            <w:noProof/>
            <w:rPrChange w:id="442" w:author="Ed" w:date="2013-04-03T15:36:00Z">
              <w:rPr>
                <w:rStyle w:val="Hyperlink"/>
                <w:noProof/>
              </w:rPr>
            </w:rPrChange>
          </w:rPr>
          <w:delText>Figure 2: The electrical circuit to control the pneumatic gripper. Q1 is a 2N7000 NFET</w:delText>
        </w:r>
        <w:r w:rsidDel="003803BC">
          <w:rPr>
            <w:noProof/>
            <w:webHidden/>
          </w:rPr>
          <w:tab/>
          <w:delText>10</w:delText>
        </w:r>
      </w:del>
    </w:p>
    <w:p w:rsidR="00DA7C5D" w:rsidDel="003803BC" w:rsidRDefault="00DA7C5D">
      <w:pPr>
        <w:pStyle w:val="TableofFigures"/>
        <w:tabs>
          <w:tab w:val="right" w:leader="dot" w:pos="8630"/>
        </w:tabs>
        <w:rPr>
          <w:del w:id="443" w:author="Ed" w:date="2013-04-03T15:36:00Z"/>
          <w:rFonts w:asciiTheme="minorHAnsi" w:eastAsiaTheme="minorEastAsia" w:hAnsiTheme="minorHAnsi" w:cstheme="minorBidi"/>
          <w:noProof/>
          <w:sz w:val="22"/>
          <w:lang w:bidi="ar-SA"/>
        </w:rPr>
      </w:pPr>
      <w:del w:id="444" w:author="Ed" w:date="2013-04-03T15:36:00Z">
        <w:r w:rsidRPr="003803BC" w:rsidDel="003803BC">
          <w:rPr>
            <w:noProof/>
            <w:rPrChange w:id="445" w:author="Ed" w:date="2013-04-03T15:36:00Z">
              <w:rPr>
                <w:rStyle w:val="Hyperlink"/>
                <w:noProof/>
              </w:rPr>
            </w:rPrChange>
          </w:rPr>
          <w:delText xml:space="preserve">Figure 3: </w:delText>
        </w:r>
      </w:del>
      <w:del w:id="446" w:author="Ed" w:date="2013-04-01T14:14:00Z">
        <w:r w:rsidRPr="003803BC" w:rsidDel="00C26887">
          <w:rPr>
            <w:noProof/>
            <w:rPrChange w:id="447" w:author="Ed" w:date="2013-04-03T15:36:00Z">
              <w:rPr>
                <w:rStyle w:val="Hyperlink"/>
                <w:noProof/>
              </w:rPr>
            </w:rPrChange>
          </w:rPr>
          <w:delText>ABBY</w:delText>
        </w:r>
      </w:del>
      <w:del w:id="448" w:author="Ed" w:date="2013-04-03T15:36:00Z">
        <w:r w:rsidRPr="003803BC" w:rsidDel="003803BC">
          <w:rPr>
            <w:noProof/>
            <w:rPrChange w:id="449" w:author="Ed" w:date="2013-04-03T15:36:00Z">
              <w:rPr>
                <w:rStyle w:val="Hyperlink"/>
                <w:noProof/>
              </w:rPr>
            </w:rPrChange>
          </w:rPr>
          <w:delText>, a mobile industrial manipulator.</w:delText>
        </w:r>
        <w:r w:rsidDel="003803BC">
          <w:rPr>
            <w:noProof/>
            <w:webHidden/>
          </w:rPr>
          <w:tab/>
          <w:delText>11</w:delText>
        </w:r>
      </w:del>
    </w:p>
    <w:p w:rsidR="00DA7C5D" w:rsidDel="003803BC" w:rsidRDefault="00DA7C5D">
      <w:pPr>
        <w:pStyle w:val="TableofFigures"/>
        <w:tabs>
          <w:tab w:val="right" w:leader="dot" w:pos="8630"/>
        </w:tabs>
        <w:rPr>
          <w:del w:id="450" w:author="Ed" w:date="2013-04-03T15:36:00Z"/>
          <w:rFonts w:asciiTheme="minorHAnsi" w:eastAsiaTheme="minorEastAsia" w:hAnsiTheme="minorHAnsi" w:cstheme="minorBidi"/>
          <w:noProof/>
          <w:sz w:val="22"/>
          <w:lang w:bidi="ar-SA"/>
        </w:rPr>
      </w:pPr>
      <w:del w:id="451" w:author="Ed" w:date="2013-04-03T15:36:00Z">
        <w:r w:rsidRPr="003803BC" w:rsidDel="003803BC">
          <w:rPr>
            <w:noProof/>
            <w:rPrChange w:id="452" w:author="Ed" w:date="2013-04-03T15:36:00Z">
              <w:rPr>
                <w:rStyle w:val="Hyperlink"/>
                <w:noProof/>
              </w:rPr>
            </w:rPrChange>
          </w:rPr>
          <w:delText>Figure 4: A block diagram of the power distribution system on the robot.</w:delText>
        </w:r>
        <w:r w:rsidDel="003803BC">
          <w:rPr>
            <w:noProof/>
            <w:webHidden/>
          </w:rPr>
          <w:tab/>
          <w:delText>14</w:delText>
        </w:r>
      </w:del>
    </w:p>
    <w:p w:rsidR="00DA7C5D" w:rsidDel="003803BC" w:rsidRDefault="00DA7C5D">
      <w:pPr>
        <w:pStyle w:val="TableofFigures"/>
        <w:tabs>
          <w:tab w:val="right" w:leader="dot" w:pos="8630"/>
        </w:tabs>
        <w:rPr>
          <w:del w:id="453" w:author="Ed" w:date="2013-04-03T15:36:00Z"/>
          <w:rFonts w:asciiTheme="minorHAnsi" w:eastAsiaTheme="minorEastAsia" w:hAnsiTheme="minorHAnsi" w:cstheme="minorBidi"/>
          <w:noProof/>
          <w:sz w:val="22"/>
          <w:lang w:bidi="ar-SA"/>
        </w:rPr>
      </w:pPr>
      <w:del w:id="454" w:author="Ed" w:date="2013-04-03T15:36:00Z">
        <w:r w:rsidRPr="003803BC" w:rsidDel="003803BC">
          <w:rPr>
            <w:noProof/>
            <w:rPrChange w:id="455" w:author="Ed" w:date="2013-04-03T15:36:00Z">
              <w:rPr>
                <w:rStyle w:val="Hyperlink"/>
                <w:noProof/>
              </w:rPr>
            </w:rPrChange>
          </w:rPr>
          <w:delText>Figure 5: 13.8 volt rail dropout when compressor turns on (before addition of filter).</w:delText>
        </w:r>
        <w:r w:rsidDel="003803BC">
          <w:rPr>
            <w:noProof/>
            <w:webHidden/>
          </w:rPr>
          <w:tab/>
          <w:delText>16</w:delText>
        </w:r>
      </w:del>
    </w:p>
    <w:p w:rsidR="00DA7C5D" w:rsidDel="003803BC" w:rsidRDefault="00DA7C5D">
      <w:pPr>
        <w:pStyle w:val="TableofFigures"/>
        <w:tabs>
          <w:tab w:val="right" w:leader="dot" w:pos="8630"/>
        </w:tabs>
        <w:rPr>
          <w:del w:id="456" w:author="Ed" w:date="2013-04-03T15:36:00Z"/>
          <w:rFonts w:asciiTheme="minorHAnsi" w:eastAsiaTheme="minorEastAsia" w:hAnsiTheme="minorHAnsi" w:cstheme="minorBidi"/>
          <w:noProof/>
          <w:sz w:val="22"/>
          <w:lang w:bidi="ar-SA"/>
        </w:rPr>
      </w:pPr>
      <w:del w:id="457" w:author="Ed" w:date="2013-04-03T15:36:00Z">
        <w:r w:rsidRPr="003803BC" w:rsidDel="003803BC">
          <w:rPr>
            <w:noProof/>
            <w:rPrChange w:id="458" w:author="Ed" w:date="2013-04-03T15:36:00Z">
              <w:rPr>
                <w:rStyle w:val="Hyperlink"/>
                <w:noProof/>
              </w:rPr>
            </w:rPrChange>
          </w:rPr>
          <w:delText>Figure 6: 13.8 volt rail during compressor turn-on after addition of an LC filter.</w:delText>
        </w:r>
        <w:r w:rsidDel="003803BC">
          <w:rPr>
            <w:noProof/>
            <w:webHidden/>
          </w:rPr>
          <w:tab/>
          <w:delText>16</w:delText>
        </w:r>
      </w:del>
    </w:p>
    <w:p w:rsidR="00DA7C5D" w:rsidDel="003803BC" w:rsidRDefault="00DA7C5D">
      <w:pPr>
        <w:pStyle w:val="TableofFigures"/>
        <w:tabs>
          <w:tab w:val="right" w:leader="dot" w:pos="8630"/>
        </w:tabs>
        <w:rPr>
          <w:del w:id="459" w:author="Ed" w:date="2013-04-03T15:36:00Z"/>
          <w:rFonts w:asciiTheme="minorHAnsi" w:eastAsiaTheme="minorEastAsia" w:hAnsiTheme="minorHAnsi" w:cstheme="minorBidi"/>
          <w:noProof/>
          <w:sz w:val="22"/>
          <w:lang w:bidi="ar-SA"/>
        </w:rPr>
      </w:pPr>
      <w:del w:id="460" w:author="Ed" w:date="2013-04-03T15:36:00Z">
        <w:r w:rsidRPr="003803BC" w:rsidDel="003803BC">
          <w:rPr>
            <w:noProof/>
            <w:rPrChange w:id="461" w:author="Ed" w:date="2013-04-03T15:36:00Z">
              <w:rPr>
                <w:rStyle w:val="Hyperlink"/>
                <w:noProof/>
              </w:rPr>
            </w:rPrChange>
          </w:rPr>
          <w:delText>Figure 7: The Kinect field of view</w:delText>
        </w:r>
        <w:r w:rsidDel="003803BC">
          <w:rPr>
            <w:noProof/>
            <w:webHidden/>
          </w:rPr>
          <w:tab/>
          <w:delText>18</w:delText>
        </w:r>
      </w:del>
    </w:p>
    <w:p w:rsidR="00DA7C5D" w:rsidDel="003803BC" w:rsidRDefault="00DA7C5D">
      <w:pPr>
        <w:pStyle w:val="TableofFigures"/>
        <w:tabs>
          <w:tab w:val="right" w:leader="dot" w:pos="8630"/>
        </w:tabs>
        <w:rPr>
          <w:del w:id="462" w:author="Ed" w:date="2013-04-03T15:36:00Z"/>
          <w:rFonts w:asciiTheme="minorHAnsi" w:eastAsiaTheme="minorEastAsia" w:hAnsiTheme="minorHAnsi" w:cstheme="minorBidi"/>
          <w:noProof/>
          <w:sz w:val="22"/>
          <w:lang w:bidi="ar-SA"/>
        </w:rPr>
      </w:pPr>
      <w:del w:id="463" w:author="Ed" w:date="2013-04-03T15:36:00Z">
        <w:r w:rsidRPr="003803BC" w:rsidDel="003803BC">
          <w:rPr>
            <w:noProof/>
            <w:rPrChange w:id="464" w:author="Ed" w:date="2013-04-03T15:36:00Z">
              <w:rPr>
                <w:rStyle w:val="Hyperlink"/>
                <w:noProof/>
              </w:rPr>
            </w:rPrChange>
          </w:rPr>
          <w:delText>Figure 8: The Kinect mounted to the robot</w:delText>
        </w:r>
        <w:r w:rsidDel="003803BC">
          <w:rPr>
            <w:noProof/>
            <w:webHidden/>
          </w:rPr>
          <w:tab/>
          <w:delText>18</w:delText>
        </w:r>
      </w:del>
    </w:p>
    <w:p w:rsidR="00DA7C5D" w:rsidDel="003803BC" w:rsidRDefault="00DA7C5D">
      <w:pPr>
        <w:pStyle w:val="TableofFigures"/>
        <w:tabs>
          <w:tab w:val="right" w:leader="dot" w:pos="8630"/>
        </w:tabs>
        <w:rPr>
          <w:del w:id="465" w:author="Ed" w:date="2013-04-03T15:36:00Z"/>
          <w:rFonts w:asciiTheme="minorHAnsi" w:eastAsiaTheme="minorEastAsia" w:hAnsiTheme="minorHAnsi" w:cstheme="minorBidi"/>
          <w:noProof/>
          <w:sz w:val="22"/>
          <w:lang w:bidi="ar-SA"/>
        </w:rPr>
      </w:pPr>
      <w:del w:id="466" w:author="Ed" w:date="2013-04-03T15:36:00Z">
        <w:r w:rsidRPr="003803BC" w:rsidDel="003803BC">
          <w:rPr>
            <w:noProof/>
            <w:rPrChange w:id="467" w:author="Ed" w:date="2013-04-03T15:36:00Z">
              <w:rPr>
                <w:rStyle w:val="Hyperlink"/>
                <w:noProof/>
              </w:rPr>
            </w:rPrChange>
          </w:rPr>
          <w:delText>Figure 9:</w:delText>
        </w:r>
      </w:del>
      <w:del w:id="468" w:author="Ed" w:date="2013-04-01T14:14:00Z">
        <w:r w:rsidRPr="003803BC" w:rsidDel="00C26887">
          <w:rPr>
            <w:noProof/>
            <w:rPrChange w:id="469" w:author="Ed" w:date="2013-04-03T15:36:00Z">
              <w:rPr>
                <w:rStyle w:val="Hyperlink"/>
                <w:noProof/>
              </w:rPr>
            </w:rPrChange>
          </w:rPr>
          <w:delText>ABBY</w:delText>
        </w:r>
      </w:del>
      <w:del w:id="470" w:author="Ed" w:date="2013-04-03T15:36:00Z">
        <w:r w:rsidRPr="003803BC" w:rsidDel="003803BC">
          <w:rPr>
            <w:noProof/>
            <w:rPrChange w:id="471" w:author="Ed" w:date="2013-04-03T15:36:00Z">
              <w:rPr>
                <w:rStyle w:val="Hyperlink"/>
                <w:noProof/>
              </w:rPr>
            </w:rPrChange>
          </w:rPr>
          <w:delText>’s robot model, LIDAR data (green points), and Kinect point cloud (multicolored points) visualized in Rviz</w:delText>
        </w:r>
        <w:r w:rsidDel="003803BC">
          <w:rPr>
            <w:noProof/>
            <w:webHidden/>
          </w:rPr>
          <w:tab/>
          <w:delText>25</w:delText>
        </w:r>
      </w:del>
    </w:p>
    <w:p w:rsidR="00DA7C5D" w:rsidDel="003803BC" w:rsidRDefault="00DA7C5D">
      <w:pPr>
        <w:pStyle w:val="TableofFigures"/>
        <w:tabs>
          <w:tab w:val="right" w:leader="dot" w:pos="8630"/>
        </w:tabs>
        <w:rPr>
          <w:del w:id="472" w:author="Ed" w:date="2013-04-03T15:36:00Z"/>
          <w:rFonts w:asciiTheme="minorHAnsi" w:eastAsiaTheme="minorEastAsia" w:hAnsiTheme="minorHAnsi" w:cstheme="minorBidi"/>
          <w:noProof/>
          <w:sz w:val="22"/>
          <w:lang w:bidi="ar-SA"/>
        </w:rPr>
      </w:pPr>
      <w:del w:id="473" w:author="Ed" w:date="2013-04-03T15:36:00Z">
        <w:r w:rsidRPr="003803BC" w:rsidDel="003803BC">
          <w:rPr>
            <w:noProof/>
            <w:rPrChange w:id="474" w:author="Ed" w:date="2013-04-03T15:36:00Z">
              <w:rPr>
                <w:rStyle w:val="Hyperlink"/>
                <w:noProof/>
              </w:rPr>
            </w:rPrChange>
          </w:rPr>
          <w:delText>Figure 10: The map, odometry, and base frames of the robot localization system.</w:delText>
        </w:r>
        <w:r w:rsidDel="003803BC">
          <w:rPr>
            <w:noProof/>
            <w:webHidden/>
          </w:rPr>
          <w:tab/>
          <w:delText>38</w:delText>
        </w:r>
      </w:del>
    </w:p>
    <w:p w:rsidR="00DA7C5D" w:rsidDel="003803BC" w:rsidRDefault="00DA7C5D">
      <w:pPr>
        <w:pStyle w:val="TableofFigures"/>
        <w:tabs>
          <w:tab w:val="right" w:leader="dot" w:pos="8630"/>
        </w:tabs>
        <w:rPr>
          <w:del w:id="475" w:author="Ed" w:date="2013-04-03T15:36:00Z"/>
          <w:rFonts w:asciiTheme="minorHAnsi" w:eastAsiaTheme="minorEastAsia" w:hAnsiTheme="minorHAnsi" w:cstheme="minorBidi"/>
          <w:noProof/>
          <w:sz w:val="22"/>
          <w:lang w:bidi="ar-SA"/>
        </w:rPr>
      </w:pPr>
      <w:del w:id="476" w:author="Ed" w:date="2013-04-03T15:36:00Z">
        <w:r w:rsidRPr="003803BC" w:rsidDel="003803BC">
          <w:rPr>
            <w:noProof/>
            <w:rPrChange w:id="477" w:author="Ed" w:date="2013-04-03T15:36:00Z">
              <w:rPr>
                <w:rStyle w:val="Hyperlink"/>
                <w:noProof/>
              </w:rPr>
            </w:rPrChange>
          </w:rPr>
          <w:delText>Figure 11: A histogram of successful requests from the test of the KDL inverse kinematics solver, showing the distribution of iterations required to find a solution.</w:delText>
        </w:r>
        <w:r w:rsidDel="003803BC">
          <w:rPr>
            <w:noProof/>
            <w:webHidden/>
          </w:rPr>
          <w:tab/>
          <w:delText>45</w:delText>
        </w:r>
      </w:del>
    </w:p>
    <w:p w:rsidR="00DA7C5D" w:rsidDel="003803BC" w:rsidRDefault="00DA7C5D">
      <w:pPr>
        <w:pStyle w:val="TableofFigures"/>
        <w:tabs>
          <w:tab w:val="right" w:leader="dot" w:pos="8630"/>
        </w:tabs>
        <w:rPr>
          <w:del w:id="478" w:author="Ed" w:date="2013-04-03T15:36:00Z"/>
          <w:rFonts w:asciiTheme="minorHAnsi" w:eastAsiaTheme="minorEastAsia" w:hAnsiTheme="minorHAnsi" w:cstheme="minorBidi"/>
          <w:noProof/>
          <w:sz w:val="22"/>
          <w:lang w:bidi="ar-SA"/>
        </w:rPr>
      </w:pPr>
      <w:del w:id="479" w:author="Ed" w:date="2013-04-03T15:36:00Z">
        <w:r w:rsidRPr="003803BC" w:rsidDel="003803BC">
          <w:rPr>
            <w:noProof/>
            <w:rPrChange w:id="480" w:author="Ed" w:date="2013-04-03T15:36:00Z">
              <w:rPr>
                <w:rStyle w:val="Hyperlink"/>
                <w:noProof/>
              </w:rPr>
            </w:rPrChange>
          </w:rPr>
          <w:delText>Figure 12: The box manipulation pipeline. Data from the Kinect is used to locate boxes on a table, which are then picked up and placed in the bin.</w:delText>
        </w:r>
        <w:r w:rsidDel="003803BC">
          <w:rPr>
            <w:noProof/>
            <w:webHidden/>
          </w:rPr>
          <w:tab/>
          <w:delText>48</w:delText>
        </w:r>
      </w:del>
    </w:p>
    <w:p w:rsidR="00DA7C5D" w:rsidDel="003803BC" w:rsidRDefault="00DA7C5D">
      <w:pPr>
        <w:pStyle w:val="TableofFigures"/>
        <w:tabs>
          <w:tab w:val="right" w:leader="dot" w:pos="8630"/>
        </w:tabs>
        <w:rPr>
          <w:del w:id="481" w:author="Ed" w:date="2013-04-03T15:36:00Z"/>
          <w:rFonts w:asciiTheme="minorHAnsi" w:eastAsiaTheme="minorEastAsia" w:hAnsiTheme="minorHAnsi" w:cstheme="minorBidi"/>
          <w:noProof/>
          <w:sz w:val="22"/>
          <w:lang w:bidi="ar-SA"/>
        </w:rPr>
      </w:pPr>
      <w:del w:id="482" w:author="Ed" w:date="2013-04-03T15:36:00Z">
        <w:r w:rsidRPr="003803BC" w:rsidDel="003803BC">
          <w:rPr>
            <w:noProof/>
            <w:rPrChange w:id="483" w:author="Ed" w:date="2013-04-03T15:36:00Z">
              <w:rPr>
                <w:rStyle w:val="Hyperlink"/>
                <w:noProof/>
              </w:rPr>
            </w:rPrChange>
          </w:rPr>
          <w:delText>Figure 13: QR Level 3 code (Source: Wikipedia, licensed under Creative Commons Attribution Share-Alike License)</w:delText>
        </w:r>
        <w:r w:rsidDel="003803BC">
          <w:rPr>
            <w:noProof/>
            <w:webHidden/>
          </w:rPr>
          <w:tab/>
          <w:delText>51</w:delText>
        </w:r>
      </w:del>
    </w:p>
    <w:p w:rsidR="00DA7C5D" w:rsidDel="003803BC" w:rsidRDefault="00DA7C5D">
      <w:pPr>
        <w:pStyle w:val="TableofFigures"/>
        <w:tabs>
          <w:tab w:val="right" w:leader="dot" w:pos="8630"/>
        </w:tabs>
        <w:rPr>
          <w:del w:id="484" w:author="Ed" w:date="2013-04-03T15:36:00Z"/>
          <w:rFonts w:asciiTheme="minorHAnsi" w:eastAsiaTheme="minorEastAsia" w:hAnsiTheme="minorHAnsi" w:cstheme="minorBidi"/>
          <w:noProof/>
          <w:sz w:val="22"/>
          <w:lang w:bidi="ar-SA"/>
        </w:rPr>
      </w:pPr>
      <w:del w:id="485" w:author="Ed" w:date="2013-04-03T15:36:00Z">
        <w:r w:rsidRPr="003803BC" w:rsidDel="003803BC">
          <w:rPr>
            <w:noProof/>
            <w:rPrChange w:id="486" w:author="Ed" w:date="2013-04-03T15:36:00Z">
              <w:rPr>
                <w:rStyle w:val="Hyperlink"/>
                <w:noProof/>
              </w:rPr>
            </w:rPrChange>
          </w:rPr>
          <w:delText xml:space="preserve">Figure 14: A box localized using the QR code. </w:delText>
        </w:r>
        <w:r w:rsidRPr="003803BC" w:rsidDel="003803BC">
          <w:rPr>
            <w:rFonts w:eastAsia="+mn-ea"/>
            <w:noProof/>
            <w:rPrChange w:id="487" w:author="Ed" w:date="2013-04-03T15:36:00Z">
              <w:rPr>
                <w:rStyle w:val="Hyperlink"/>
                <w:rFonts w:eastAsia="+mn-ea"/>
                <w:noProof/>
              </w:rPr>
            </w:rPrChange>
          </w:rPr>
          <w:delText>Red dots are the QR code finder pattern. Blue is the projected handle center. Green are the handle corners.</w:delText>
        </w:r>
        <w:r w:rsidDel="003803BC">
          <w:rPr>
            <w:noProof/>
            <w:webHidden/>
          </w:rPr>
          <w:tab/>
          <w:delText>52</w:delText>
        </w:r>
      </w:del>
    </w:p>
    <w:p w:rsidR="00DA7C5D" w:rsidDel="003803BC" w:rsidRDefault="00DA7C5D">
      <w:pPr>
        <w:pStyle w:val="TableofFigures"/>
        <w:tabs>
          <w:tab w:val="right" w:leader="dot" w:pos="8630"/>
        </w:tabs>
        <w:rPr>
          <w:del w:id="488" w:author="Ed" w:date="2013-04-03T15:36:00Z"/>
          <w:rFonts w:asciiTheme="minorHAnsi" w:eastAsiaTheme="minorEastAsia" w:hAnsiTheme="minorHAnsi" w:cstheme="minorBidi"/>
          <w:noProof/>
          <w:sz w:val="22"/>
          <w:lang w:bidi="ar-SA"/>
        </w:rPr>
      </w:pPr>
      <w:del w:id="489" w:author="Ed" w:date="2013-04-03T15:36:00Z">
        <w:r w:rsidRPr="003803BC" w:rsidDel="003803BC">
          <w:rPr>
            <w:noProof/>
            <w:rPrChange w:id="490" w:author="Ed" w:date="2013-04-03T15:36:00Z">
              <w:rPr>
                <w:rStyle w:val="Hyperlink"/>
                <w:noProof/>
              </w:rPr>
            </w:rPrChange>
          </w:rPr>
          <w:delText>Figure 15: A design for an emergency stop remote.</w:delText>
        </w:r>
        <w:r w:rsidDel="003803BC">
          <w:rPr>
            <w:noProof/>
            <w:webHidden/>
          </w:rPr>
          <w:tab/>
          <w:delText>61</w:delText>
        </w:r>
      </w:del>
    </w:p>
    <w:p w:rsidR="00DA7C5D" w:rsidDel="003803BC" w:rsidRDefault="00DA7C5D">
      <w:pPr>
        <w:pStyle w:val="TableofFigures"/>
        <w:tabs>
          <w:tab w:val="right" w:leader="dot" w:pos="8630"/>
        </w:tabs>
        <w:rPr>
          <w:del w:id="491" w:author="Ed" w:date="2013-04-03T15:36:00Z"/>
          <w:rFonts w:asciiTheme="minorHAnsi" w:eastAsiaTheme="minorEastAsia" w:hAnsiTheme="minorHAnsi" w:cstheme="minorBidi"/>
          <w:noProof/>
          <w:sz w:val="22"/>
          <w:lang w:bidi="ar-SA"/>
        </w:rPr>
      </w:pPr>
      <w:del w:id="492" w:author="Ed" w:date="2013-04-03T15:36:00Z">
        <w:r w:rsidRPr="003803BC" w:rsidDel="003803BC">
          <w:rPr>
            <w:noProof/>
            <w:rPrChange w:id="493" w:author="Ed" w:date="2013-04-03T15:36:00Z">
              <w:rPr>
                <w:rStyle w:val="Hyperlink"/>
                <w:noProof/>
              </w:rPr>
            </w:rPrChange>
          </w:rPr>
          <w:delText>Figure 16: A design for an emergency stop receiver and aggregator.</w:delText>
        </w:r>
        <w:r w:rsidDel="003803BC">
          <w:rPr>
            <w:noProof/>
            <w:webHidden/>
          </w:rPr>
          <w:tab/>
          <w:delText>61</w:delText>
        </w:r>
      </w:del>
    </w:p>
    <w:p w:rsidR="00DA7C5D" w:rsidDel="003803BC" w:rsidRDefault="00DA7C5D">
      <w:pPr>
        <w:pStyle w:val="TableofFigures"/>
        <w:tabs>
          <w:tab w:val="right" w:leader="dot" w:pos="8630"/>
        </w:tabs>
        <w:rPr>
          <w:del w:id="494" w:author="Ed" w:date="2013-04-03T15:36:00Z"/>
          <w:rFonts w:asciiTheme="minorHAnsi" w:eastAsiaTheme="minorEastAsia" w:hAnsiTheme="minorHAnsi" w:cstheme="minorBidi"/>
          <w:noProof/>
          <w:sz w:val="22"/>
          <w:lang w:bidi="ar-SA"/>
        </w:rPr>
      </w:pPr>
      <w:del w:id="495" w:author="Ed" w:date="2013-04-03T15:36:00Z">
        <w:r w:rsidRPr="003803BC" w:rsidDel="003803BC">
          <w:rPr>
            <w:noProof/>
            <w:rPrChange w:id="496" w:author="Ed" w:date="2013-04-03T15:36:00Z">
              <w:rPr>
                <w:rStyle w:val="Hyperlink"/>
                <w:noProof/>
              </w:rPr>
            </w:rPrChange>
          </w:rPr>
          <w:delText>Figure 17: Revised emergency stop remote ciruit.</w:delText>
        </w:r>
        <w:r w:rsidDel="003803BC">
          <w:rPr>
            <w:noProof/>
            <w:webHidden/>
          </w:rPr>
          <w:tab/>
          <w:delText>64</w:delText>
        </w:r>
      </w:del>
    </w:p>
    <w:p w:rsidR="00DA7C5D" w:rsidDel="003803BC" w:rsidRDefault="00DA7C5D">
      <w:pPr>
        <w:pStyle w:val="TableofFigures"/>
        <w:tabs>
          <w:tab w:val="right" w:leader="dot" w:pos="8630"/>
        </w:tabs>
        <w:rPr>
          <w:del w:id="497" w:author="Ed" w:date="2013-04-03T15:36:00Z"/>
          <w:rFonts w:asciiTheme="minorHAnsi" w:eastAsiaTheme="minorEastAsia" w:hAnsiTheme="minorHAnsi" w:cstheme="minorBidi"/>
          <w:noProof/>
          <w:sz w:val="22"/>
          <w:lang w:bidi="ar-SA"/>
        </w:rPr>
      </w:pPr>
      <w:del w:id="498" w:author="Ed" w:date="2013-04-03T15:36:00Z">
        <w:r w:rsidRPr="003803BC" w:rsidDel="003803BC">
          <w:rPr>
            <w:noProof/>
            <w:rPrChange w:id="499" w:author="Ed" w:date="2013-04-03T15:36:00Z">
              <w:rPr>
                <w:rStyle w:val="Hyperlink"/>
                <w:noProof/>
              </w:rPr>
            </w:rPrChange>
          </w:rPr>
          <w:delText>Figure 18: Revised emergency stop receiver/aggregator circuit.</w:delText>
        </w:r>
        <w:r w:rsidDel="003803BC">
          <w:rPr>
            <w:noProof/>
            <w:webHidden/>
          </w:rPr>
          <w:tab/>
          <w:delText>64</w:delText>
        </w:r>
      </w:del>
    </w:p>
    <w:p w:rsidR="00DA7C5D" w:rsidDel="003803BC" w:rsidRDefault="00DA7C5D">
      <w:pPr>
        <w:pStyle w:val="TableofFigures"/>
        <w:tabs>
          <w:tab w:val="right" w:leader="dot" w:pos="8630"/>
        </w:tabs>
        <w:rPr>
          <w:del w:id="500" w:author="Ed" w:date="2013-04-03T15:36:00Z"/>
          <w:rFonts w:asciiTheme="minorHAnsi" w:eastAsiaTheme="minorEastAsia" w:hAnsiTheme="minorHAnsi" w:cstheme="minorBidi"/>
          <w:noProof/>
          <w:sz w:val="22"/>
          <w:lang w:bidi="ar-SA"/>
        </w:rPr>
      </w:pPr>
      <w:del w:id="501" w:author="Ed" w:date="2013-04-03T15:36:00Z">
        <w:r w:rsidRPr="003803BC" w:rsidDel="003803BC">
          <w:rPr>
            <w:noProof/>
            <w:rPrChange w:id="502" w:author="Ed" w:date="2013-04-03T15:36:00Z">
              <w:rPr>
                <w:rStyle w:val="Hyperlink"/>
                <w:noProof/>
              </w:rPr>
            </w:rPrChange>
          </w:rPr>
          <w:delText>Figure 19: Voltage curve during discharge test with actuators idle.</w:delText>
        </w:r>
        <w:r w:rsidDel="003803BC">
          <w:rPr>
            <w:noProof/>
            <w:webHidden/>
          </w:rPr>
          <w:tab/>
          <w:delText>71</w:delText>
        </w:r>
      </w:del>
    </w:p>
    <w:p w:rsidR="00DA7C5D" w:rsidDel="003803BC" w:rsidRDefault="00DA7C5D">
      <w:pPr>
        <w:pStyle w:val="TableofFigures"/>
        <w:tabs>
          <w:tab w:val="right" w:leader="dot" w:pos="8630"/>
        </w:tabs>
        <w:rPr>
          <w:del w:id="503" w:author="Ed" w:date="2013-04-03T15:36:00Z"/>
          <w:rFonts w:asciiTheme="minorHAnsi" w:eastAsiaTheme="minorEastAsia" w:hAnsiTheme="minorHAnsi" w:cstheme="minorBidi"/>
          <w:noProof/>
          <w:sz w:val="22"/>
          <w:lang w:bidi="ar-SA"/>
        </w:rPr>
      </w:pPr>
      <w:del w:id="504" w:author="Ed" w:date="2013-04-03T15:36:00Z">
        <w:r w:rsidRPr="003803BC" w:rsidDel="003803BC">
          <w:rPr>
            <w:noProof/>
            <w:rPrChange w:id="505" w:author="Ed" w:date="2013-04-03T15:36:00Z">
              <w:rPr>
                <w:rStyle w:val="Hyperlink"/>
                <w:noProof/>
              </w:rPr>
            </w:rPrChange>
          </w:rPr>
          <w:delText>Figure 20: Voltage curve during discharge test with drivetrain exercised.</w:delText>
        </w:r>
        <w:r w:rsidDel="003803BC">
          <w:rPr>
            <w:noProof/>
            <w:webHidden/>
          </w:rPr>
          <w:tab/>
          <w:delText>72</w:delText>
        </w:r>
      </w:del>
    </w:p>
    <w:p w:rsidR="00B06BF6" w:rsidRDefault="0087344B" w:rsidP="00606590">
      <w:pPr>
        <w:pStyle w:val="Heading1NoNumber"/>
        <w:pPrChange w:id="506" w:author="Ed" w:date="2013-04-03T15:32:00Z">
          <w:pPr>
            <w:pStyle w:val="Heading1"/>
          </w:pPr>
        </w:pPrChange>
      </w:pPr>
      <w:r>
        <w:lastRenderedPageBreak/>
        <w:fldChar w:fldCharType="end"/>
      </w:r>
      <w:r w:rsidR="00B06BF6" w:rsidRPr="00606590">
        <w:rPr>
          <w:rPrChange w:id="507" w:author="Ed" w:date="2013-04-03T15:32:00Z">
            <w:rPr/>
          </w:rPrChange>
        </w:rPr>
        <w:t>Abstract</w:t>
      </w:r>
    </w:p>
    <w:p w:rsidR="00660968" w:rsidRDefault="00B06BF6" w:rsidP="00CA427F">
      <w:pPr>
        <w:pStyle w:val="TOC1"/>
      </w:pPr>
      <w:r w:rsidRPr="00F66CBB">
        <w:t xml:space="preserve">This thesis describes the creation of a mobile robot equipped with an industrial robotic manipulator. </w:t>
      </w:r>
      <w:ins w:id="508" w:author="Ed" w:date="2013-04-01T14:02:00Z">
        <w:r w:rsidR="00C55C0D">
          <w:t xml:space="preserve">The goals of this project were to minimize cost and development time by using commercially-available hardware and open source software. </w:t>
        </w:r>
      </w:ins>
      <w:r w:rsidRPr="00F66CBB">
        <w:t>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606590">
      <w:pPr>
        <w:pStyle w:val="Heading1"/>
        <w:sectPr w:rsidR="00B06BF6" w:rsidSect="00FD0F15">
          <w:footerReference w:type="default" r:id="rId12"/>
          <w:pgSz w:w="12240" w:h="15840"/>
          <w:pgMar w:top="1440" w:right="1440" w:bottom="1440" w:left="2160" w:header="720" w:footer="720" w:gutter="0"/>
          <w:pgNumType w:fmt="lowerRoman" w:start="1"/>
          <w:cols w:space="720"/>
          <w:docGrid w:linePitch="360" w:charSpace="8192"/>
        </w:sectPr>
        <w:pPrChange w:id="509" w:author="Ed" w:date="2013-04-03T15:31:00Z">
          <w:pPr>
            <w:pStyle w:val="Heading1"/>
          </w:pPr>
        </w:pPrChange>
      </w:pPr>
    </w:p>
    <w:p w:rsidR="00021F0A" w:rsidRDefault="00660968" w:rsidP="00606590">
      <w:pPr>
        <w:pStyle w:val="Heading1"/>
        <w:pPrChange w:id="510" w:author="Ed" w:date="2013-04-03T15:31:00Z">
          <w:pPr>
            <w:pStyle w:val="Heading1"/>
          </w:pPr>
        </w:pPrChange>
      </w:pPr>
      <w:bookmarkStart w:id="511" w:name="_Toc3354004521"/>
      <w:bookmarkStart w:id="512" w:name="_Toc335400452"/>
      <w:bookmarkStart w:id="513" w:name="_Toc352766710"/>
      <w:bookmarkEnd w:id="511"/>
      <w:bookmarkEnd w:id="512"/>
      <w:r>
        <w:lastRenderedPageBreak/>
        <w:t>Introduction</w:t>
      </w:r>
      <w:bookmarkEnd w:id="513"/>
    </w:p>
    <w:p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These robots are increasingly capable, demonstrating advanced perception, navigation, and manipulation, as well as a</w:t>
      </w:r>
      <w:del w:id="514" w:author="Ed" w:date="2013-04-01T14:03:00Z">
        <w:r w:rsidR="00026E6C" w:rsidDel="00C55C0D">
          <w:delText>l</w:delText>
        </w:r>
      </w:del>
      <w:r w:rsidR="00026E6C">
        <w:t xml:space="preserve"> facility for numerous everyday tasks. </w:t>
      </w:r>
      <w:r w:rsidR="003669D1">
        <w:t>However, these mobile manipulators have yet to make the jump to industry</w:t>
      </w:r>
      <w:r w:rsidR="00026E6C">
        <w:t>.</w:t>
      </w:r>
    </w:p>
    <w:p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C39CF" w:rsidRDefault="005B060D" w:rsidP="00CA427F">
      <w:r>
        <w:lastRenderedPageBreak/>
        <w:t>One of the remaining un-automated tasks in many factory environments is</w:t>
      </w:r>
      <w:r w:rsidR="000C39CF">
        <w:t xml:space="preserve"> kitting, the task of collecting the components of an assembly from a factory's inventory. Currently, this task is performed by human pickers, sometimes with the aid of vehicles or moving inventory systems. In order for a robot to be able to perform this task, it must be able to navigate a factory environment, recognize and manipulate a variety of objects, and interact with human workers. These requirements add up to the need for a mobile industrial manipulator with </w:t>
      </w:r>
      <w:r>
        <w:t>modern perception and planning software.</w:t>
      </w:r>
    </w:p>
    <w:p w:rsidR="005B060D" w:rsidRDefault="005B060D" w:rsidP="005B060D">
      <w:r>
        <w:t xml:space="preserve">Some of the </w:t>
      </w:r>
      <w:del w:id="515" w:author="Ed" w:date="2013-04-02T10:21:00Z">
        <w:r w:rsidDel="002D6416">
          <w:delText xml:space="preserve">main </w:delText>
        </w:r>
      </w:del>
      <w:r>
        <w:t xml:space="preserve">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The resulting platform is a mobile robot </w:t>
      </w:r>
      <w:del w:id="516" w:author="Ed" w:date="2013-04-02T10:22:00Z">
        <w:r w:rsidDel="002D6416">
          <w:delText xml:space="preserve">called </w:delText>
        </w:r>
      </w:del>
      <w:ins w:id="517" w:author="Ed" w:date="2013-04-02T10:22:00Z">
        <w:r w:rsidR="002D6416">
          <w:t xml:space="preserve">named </w:t>
        </w:r>
      </w:ins>
      <w:del w:id="518" w:author="Ed" w:date="2013-04-01T14:14:00Z">
        <w:r w:rsidDel="00C26887">
          <w:delText>ABBY</w:delText>
        </w:r>
      </w:del>
      <w:ins w:id="519" w:author="Ed" w:date="2013-04-01T14:14:00Z">
        <w:r w:rsidR="00C26887">
          <w:t>ABBY</w:t>
        </w:r>
      </w:ins>
      <w:r>
        <w:t xml:space="preserve">. At a total estimated cost of under </w:t>
      </w:r>
      <w:commentRangeStart w:id="520"/>
      <w:r>
        <w:t>$40,000</w:t>
      </w:r>
      <w:commentRangeEnd w:id="520"/>
      <w:r w:rsidR="002D6416">
        <w:rPr>
          <w:rStyle w:val="CommentReference"/>
        </w:rPr>
        <w:commentReference w:id="520"/>
      </w:r>
      <w:ins w:id="521" w:author="Ed" w:date="2013-04-03T12:30:00Z">
        <w:r w:rsidR="00312228">
          <w:t xml:space="preserve"> (See </w:t>
        </w:r>
        <w:r w:rsidR="00312228">
          <w:fldChar w:fldCharType="begin"/>
        </w:r>
        <w:r w:rsidR="00312228">
          <w:instrText xml:space="preserve"> REF _Ref352755563 \h </w:instrText>
        </w:r>
      </w:ins>
      <w:r w:rsidR="00312228">
        <w:fldChar w:fldCharType="separate"/>
      </w:r>
      <w:ins w:id="522" w:author="Ed" w:date="2013-04-03T15:36:00Z">
        <w:r w:rsidR="003803BC">
          <w:t>Appendix 1: Bill of Materials</w:t>
        </w:r>
      </w:ins>
      <w:ins w:id="523" w:author="Ed" w:date="2013-04-03T12:30:00Z">
        <w:r w:rsidR="00312228">
          <w:fldChar w:fldCharType="end"/>
        </w:r>
        <w:r w:rsidR="00312228">
          <w:t>)</w:t>
        </w:r>
      </w:ins>
      <w:r>
        <w:t xml:space="preserve">, </w:t>
      </w:r>
      <w:del w:id="524" w:author="Ed" w:date="2013-04-01T14:14:00Z">
        <w:r w:rsidDel="00C26887">
          <w:delText>ABBY</w:delText>
        </w:r>
      </w:del>
      <w:ins w:id="525" w:author="Ed" w:date="2013-04-01T14:14:00Z">
        <w:r w:rsidR="00C26887">
          <w:t>ABBY</w:t>
        </w:r>
      </w:ins>
      <w:r>
        <w:t xml:space="preserve"> is competitively priced with many stationary industrial manipulators. Furthermore, because </w:t>
      </w:r>
      <w:del w:id="526" w:author="Ed" w:date="2013-04-01T14:14:00Z">
        <w:r w:rsidDel="00C26887">
          <w:delText>ABBY</w:delText>
        </w:r>
      </w:del>
      <w:ins w:id="527" w:author="Ed" w:date="2013-04-01T14:14:00Z">
        <w:r w:rsidR="00C26887">
          <w:t>ABBY</w:t>
        </w:r>
      </w:ins>
      <w:r>
        <w:t>’s components are commercially available, they have been individually tested and are mass-produced.</w:t>
      </w:r>
    </w:p>
    <w:p w:rsidR="000057B5" w:rsidRDefault="000057B5" w:rsidP="00CA427F">
      <w:r>
        <w:t xml:space="preserve">The resulting platform </w:t>
      </w:r>
      <w:del w:id="528" w:author="Ed" w:date="2013-04-02T10:23:00Z">
        <w:r w:rsidDel="002D6416">
          <w:delText xml:space="preserve">demonstrated </w:delText>
        </w:r>
      </w:del>
      <w:ins w:id="529" w:author="Ed" w:date="2013-04-02T10:23:00Z">
        <w:r w:rsidR="002D6416">
          <w:t xml:space="preserve">demonstrates </w:t>
        </w:r>
      </w:ins>
      <w:r>
        <w:t xml:space="preserve">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606590">
      <w:pPr>
        <w:pStyle w:val="Heading1"/>
        <w:pPrChange w:id="530" w:author="Ed" w:date="2013-04-03T15:31:00Z">
          <w:pPr>
            <w:pStyle w:val="Heading1"/>
          </w:pPr>
        </w:pPrChange>
      </w:pPr>
      <w:bookmarkStart w:id="531" w:name="_Toc352766711"/>
      <w:r>
        <w:lastRenderedPageBreak/>
        <w:t>Industrial Mobile Manipulation</w:t>
      </w:r>
      <w:bookmarkEnd w:id="531"/>
    </w:p>
    <w:p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del w:id="532" w:author="Ed" w:date="2013-04-02T10:23:00Z">
        <w:r w:rsidDel="002D6416">
          <w:delText>.</w:delText>
        </w:r>
      </w:del>
      <w:r w:rsidR="0099775E">
        <w:t xml:space="preserve"> </w:t>
      </w:r>
      <w:r w:rsidR="0087344B">
        <w:fldChar w:fldCharType="begin"/>
      </w:r>
      <w:ins w:id="533" w:author="Ed" w:date="2013-04-02T10:19:00Z">
        <w:r w:rsidR="00B97924">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(ICRA)","page":"2147-2152 vol.2","volume":"2","source":"IEEE Xplore","event":"IEEE International Conference on Robotics and Automation (ICRA)","abstract":"In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ins>
      <w:del w:id="534" w:author="Ed" w:date="2013-04-02T10:19:00Z">
        <w:r w:rsidR="0099775E" w:rsidDel="00B97924">
          <w:del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delInstrText>
        </w:r>
      </w:del>
      <w:r w:rsidR="0087344B">
        <w:fldChar w:fldCharType="separate"/>
      </w:r>
      <w:r w:rsidR="0099775E" w:rsidRPr="0099775E">
        <w:t>[1]</w:t>
      </w:r>
      <w:r w:rsidR="0087344B">
        <w:fldChar w:fldCharType="end"/>
      </w:r>
      <w:ins w:id="535" w:author="Ed" w:date="2013-04-02T10:23:00Z">
        <w:r w:rsidR="002D6416">
          <w:t>.</w:t>
        </w:r>
      </w:ins>
    </w:p>
    <w:p w:rsidR="009D6921" w:rsidRDefault="00060A2F" w:rsidP="00CA427F">
      <w:pPr>
        <w:rPr>
          <w:ins w:id="536" w:author="Ed" w:date="2013-04-02T10:29:00Z"/>
        </w:rPr>
      </w:pPr>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c jams and allocate tasks</w:t>
      </w:r>
      <w:del w:id="537" w:author="Ed" w:date="2013-04-02T10:24:00Z">
        <w:r w:rsidR="0099775E" w:rsidDel="002D6416">
          <w:delText>.</w:delText>
        </w:r>
      </w:del>
      <w:r w:rsidR="0099775E">
        <w:t xml:space="preserve"> </w:t>
      </w:r>
      <w:r w:rsidR="0087344B">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7344B">
        <w:fldChar w:fldCharType="separate"/>
      </w:r>
      <w:r w:rsidR="0099775E" w:rsidRPr="0099775E">
        <w:t>[2]</w:t>
      </w:r>
      <w:r w:rsidR="0087344B">
        <w:fldChar w:fldCharType="end"/>
      </w:r>
      <w:ins w:id="538" w:author="Ed" w:date="2013-04-02T10:24:00Z">
        <w:r w:rsidR="002D6416">
          <w:t>.</w:t>
        </w:r>
      </w:ins>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w:t>
      </w:r>
    </w:p>
    <w:p w:rsidR="00060A2F" w:rsidRDefault="00060A2F" w:rsidP="00CA427F">
      <w:del w:id="539" w:author="Ed" w:date="2013-04-02T10:29:00Z">
        <w:r w:rsidDel="009D6921">
          <w:delText xml:space="preserve"> </w:delText>
        </w:r>
      </w:del>
      <w:r>
        <w:t>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w:t>
      </w:r>
      <w:r w:rsidR="0099775E">
        <w:lastRenderedPageBreak/>
        <w:t xml:space="preserve">lifts </w:t>
      </w:r>
      <w:r w:rsidR="0087344B">
        <w:fldChar w:fldCharType="begin"/>
      </w:r>
      <w:ins w:id="540" w:author="Ed" w:date="2013-04-02T10:19:00Z">
        <w:r w:rsidR="00B97924">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Automation","page":"1459-1464 vol.2","volume":"2","source":"IEEE Xplore","event":"1998 IEEE International Conference on Robotics and Automation","abstract":"The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ins>
      <w:del w:id="541" w:author="Ed" w:date="2013-04-02T10:19:00Z">
        <w:r w:rsidR="0099775E" w:rsidDel="00B97924">
          <w:del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delInstrText>
        </w:r>
      </w:del>
      <w:r w:rsidR="0087344B">
        <w:fldChar w:fldCharType="separate"/>
      </w:r>
      <w:r w:rsidR="0099775E" w:rsidRPr="0099775E">
        <w:t>[3]</w:t>
      </w:r>
      <w:r w:rsidR="0087344B">
        <w:fldChar w:fldCharType="end"/>
      </w:r>
      <w:r>
        <w:t>. However, AGVs are inflexible; they cannot adapt to changing inventory organization, changing assembly line configurations, or changes in their environment. An obstacle placed along an AGV path could disable an entire AGV system by creating a bottleneck or blockage.</w:t>
      </w:r>
    </w:p>
    <w:p w:rsidR="00060A2F" w:rsidRDefault="00060A2F" w:rsidP="00CA427F">
      <w:r>
        <w:t>At least one company, Kiva Systems, has moved from the AGV paradigm to a smart-warehouse s</w:t>
      </w:r>
      <w:r w:rsidR="0099775E">
        <w:t>ystem</w:t>
      </w:r>
      <w:del w:id="542" w:author="Ed" w:date="2013-04-02T10:24:00Z">
        <w:r w:rsidDel="002D6416">
          <w:delText>.</w:delText>
        </w:r>
      </w:del>
      <w:r w:rsidR="0087344B">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ins w:id="543" w:author="Ed" w:date="2013-04-02T10:24:00Z">
        <w:r w:rsidR="002D6416">
          <w:t>.</w:t>
        </w:r>
      </w:ins>
      <w:r w:rsidR="00E9706F">
        <w:t xml:space="preserve"> </w:t>
      </w:r>
      <w:r>
        <w:t>In this type of system, all of the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w:t>
      </w:r>
      <w:del w:id="544" w:author="Ed" w:date="2013-04-02T10:24:00Z">
        <w:r w:rsidR="00DE7A2F" w:rsidDel="002D6416">
          <w:delText xml:space="preserve">. </w:delText>
        </w:r>
      </w:del>
      <w:r w:rsidR="0087344B">
        <w:fldChar w:fldCharType="begin"/>
      </w:r>
      <w:ins w:id="545" w:author="Ed" w:date="2013-04-02T10:19:00Z">
        <w:r w:rsidR="00B97924">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(TePRA)","page":"80-83","source":"IEEE Xplore","event":"IEEE International Conference on Technologies for Practical Robot Applications (TePRA)","abstract":"The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ins>
      <w:del w:id="546" w:author="Ed" w:date="2013-04-02T10:19:00Z">
        <w:r w:rsidR="00DE7A2F" w:rsidDel="00B97924">
          <w:del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delInstrText>
        </w:r>
      </w:del>
      <w:r w:rsidR="0087344B">
        <w:fldChar w:fldCharType="separate"/>
      </w:r>
      <w:r w:rsidR="00DE7A2F" w:rsidRPr="00DE7A2F">
        <w:t>[5]</w:t>
      </w:r>
      <w:r w:rsidR="0087344B">
        <w:fldChar w:fldCharType="end"/>
      </w:r>
      <w:ins w:id="547" w:author="Ed" w:date="2013-04-02T10:24:00Z">
        <w:r w:rsidR="002D6416">
          <w:t>.</w:t>
        </w:r>
      </w:ins>
      <w:r>
        <w:t xml:space="preserve"> Although the Kiva system does not require that paths be prelaid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CA427F">
      <w:r>
        <w:t>Mobile manipulators have made little headway into industry, partly because of the rarity an</w:t>
      </w:r>
      <w:r w:rsidR="00DE7A2F">
        <w:t>d cost of mobile manipulators</w:t>
      </w:r>
      <w:del w:id="548" w:author="Ed" w:date="2013-04-02T10:24:00Z">
        <w:r w:rsidR="00DE7A2F" w:rsidDel="002D6416">
          <w:delText xml:space="preserve">. </w:delText>
        </w:r>
      </w:del>
      <w:r w:rsidR="0087344B">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7344B">
        <w:fldChar w:fldCharType="separate"/>
      </w:r>
      <w:r w:rsidR="00DE7A2F" w:rsidRPr="00DE7A2F">
        <w:t>[6]</w:t>
      </w:r>
      <w:r w:rsidR="0087344B">
        <w:fldChar w:fldCharType="end"/>
      </w:r>
      <w:ins w:id="549" w:author="Ed" w:date="2013-04-02T10:24:00Z">
        <w:r w:rsidR="002D6416">
          <w:t>.</w:t>
        </w:r>
      </w:ins>
      <w:r>
        <w:t xml:space="preserve"> However, researchers have been exploring the </w:t>
      </w:r>
      <w:r>
        <w:lastRenderedPageBreak/>
        <w:t>application of mobile manipulators in industrial settings for several years. In 2004, a group at the University of Verona, Italy devised a mobile manipulator fo</w:t>
      </w:r>
      <w:r w:rsidR="00DE7A2F">
        <w:t>r the pharmaceutical industry</w:t>
      </w:r>
      <w:del w:id="550" w:author="Ed" w:date="2013-04-02T10:24:00Z">
        <w:r w:rsidR="00DE7A2F" w:rsidDel="002D6416">
          <w:delText xml:space="preserve">. </w:delText>
        </w:r>
      </w:del>
      <w:r w:rsidR="0087344B">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7344B">
        <w:fldChar w:fldCharType="separate"/>
      </w:r>
      <w:r w:rsidR="00DE7A2F" w:rsidRPr="00DE7A2F">
        <w:t>[7]</w:t>
      </w:r>
      <w:r w:rsidR="0087344B">
        <w:fldChar w:fldCharType="end"/>
      </w:r>
      <w:ins w:id="551" w:author="Ed" w:date="2013-04-02T10:24:00Z">
        <w:r w:rsidR="002D6416">
          <w:t>.</w:t>
        </w:r>
      </w:ins>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w:t>
      </w:r>
      <w:del w:id="552" w:author="Ed" w:date="2013-04-01T14:14:00Z">
        <w:r w:rsidDel="00C26887">
          <w:delText>ABBY</w:delText>
        </w:r>
      </w:del>
      <w:ins w:id="553" w:author="Ed" w:date="2013-04-01T14:14:00Z">
        <w:r w:rsidR="00C26887">
          <w:t>ABBY</w:t>
        </w:r>
      </w:ins>
      <w:r>
        <w:t xml:space="preserve">, but was to be used for the task of loading items from pallets into an inventory shelving system, whereas </w:t>
      </w:r>
      <w:del w:id="554" w:author="Ed" w:date="2013-04-01T14:14:00Z">
        <w:r w:rsidDel="00C26887">
          <w:delText>ABBY</w:delText>
        </w:r>
      </w:del>
      <w:ins w:id="555" w:author="Ed" w:date="2013-04-01T14:14:00Z">
        <w:r w:rsidR="00C26887">
          <w:t>ABBY</w:t>
        </w:r>
      </w:ins>
      <w:r>
        <w:t>’s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del w:id="556" w:author="Ed" w:date="2013-04-02T10:24:00Z">
        <w:r w:rsidR="00DE7A2F" w:rsidDel="002D6416">
          <w:delText>.</w:delText>
        </w:r>
      </w:del>
      <w:r w:rsidR="0087344B">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7344B">
        <w:fldChar w:fldCharType="separate"/>
      </w:r>
      <w:r w:rsidR="00DE7A2F" w:rsidRPr="00DE7A2F">
        <w:t>[8]</w:t>
      </w:r>
      <w:r w:rsidR="0087344B">
        <w:fldChar w:fldCharType="end"/>
      </w:r>
      <w:ins w:id="557" w:author="Ed" w:date="2013-04-02T10:24:00Z">
        <w:r w:rsidR="002D6416">
          <w:t>.</w:t>
        </w:r>
      </w:ins>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606590">
      <w:pPr>
        <w:pStyle w:val="Heading1"/>
        <w:pPrChange w:id="558" w:author="Ed" w:date="2013-04-03T15:31:00Z">
          <w:pPr>
            <w:pStyle w:val="Heading1"/>
          </w:pPr>
        </w:pPrChange>
      </w:pPr>
      <w:del w:id="559" w:author="Ed" w:date="2013-04-01T14:14:00Z">
        <w:r w:rsidDel="00C26887">
          <w:lastRenderedPageBreak/>
          <w:delText>ABBY</w:delText>
        </w:r>
      </w:del>
      <w:bookmarkStart w:id="560" w:name="_Toc352766712"/>
      <w:ins w:id="561" w:author="Ed" w:date="2013-04-01T14:14:00Z">
        <w:r w:rsidR="00C26887">
          <w:t>ABBY</w:t>
        </w:r>
      </w:ins>
      <w:r>
        <w:t xml:space="preserve"> - System Design</w:t>
      </w:r>
      <w:bookmarkEnd w:id="560"/>
    </w:p>
    <w:p w:rsidR="009662D3" w:rsidRDefault="00C82D64" w:rsidP="00CA427F">
      <w:del w:id="562" w:author="Ed" w:date="2013-04-01T14:14:00Z">
        <w:r w:rsidDel="00C26887">
          <w:delText>A</w:delText>
        </w:r>
        <w:r w:rsidR="000057B5" w:rsidDel="00C26887">
          <w:delText>BBY</w:delText>
        </w:r>
      </w:del>
      <w:ins w:id="563" w:author="Ed" w:date="2013-04-01T14:14:00Z">
        <w:r w:rsidR="00C26887">
          <w:t>ABBY</w:t>
        </w:r>
      </w:ins>
      <w:r>
        <w:t>’s design was dictated by several factors. The primary factor in the design was reduction of cost, which was achieved by using materials and components already available in Case Western Reserve University’s Mobile Robotics Lab.</w:t>
      </w:r>
      <w:bookmarkStart w:id="564" w:name="_Toc351468815"/>
    </w:p>
    <w:p w:rsidR="009662D3" w:rsidRDefault="009662D3" w:rsidP="00CA427F">
      <w:bookmarkStart w:id="565" w:name="_Toc351936148"/>
      <w:r>
        <w:rPr>
          <w:noProof/>
          <w:lang w:bidi="ar-SA"/>
        </w:rPr>
        <w:drawing>
          <wp:inline distT="0" distB="0" distL="0" distR="0" wp14:anchorId="1608A43E" wp14:editId="64918E7A">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565"/>
    </w:p>
    <w:p w:rsidR="0036798C" w:rsidRDefault="009662D3" w:rsidP="00CA427F">
      <w:pPr>
        <w:pStyle w:val="Caption"/>
      </w:pPr>
      <w:bookmarkStart w:id="566" w:name="_Toc351997935"/>
      <w:bookmarkStart w:id="567" w:name="_Toc352766812"/>
      <w:r>
        <w:t xml:space="preserve">Figure </w:t>
      </w:r>
      <w:fldSimple w:instr=" SEQ Figure \* ARABIC ">
        <w:r w:rsidR="003803BC">
          <w:rPr>
            <w:noProof/>
          </w:rPr>
          <w:t>1</w:t>
        </w:r>
      </w:fldSimple>
      <w:r>
        <w:t>: An annotated rendering of the robot sh</w:t>
      </w:r>
      <w:r w:rsidR="0036798C">
        <w:t>owing several major components.</w:t>
      </w:r>
      <w:bookmarkEnd w:id="566"/>
      <w:bookmarkEnd w:id="567"/>
    </w:p>
    <w:p w:rsidR="00C82D64" w:rsidRDefault="00C82D64" w:rsidP="003803BC">
      <w:pPr>
        <w:pStyle w:val="Heading2"/>
        <w:pPrChange w:id="568" w:author="Ed" w:date="2013-04-03T15:37:00Z">
          <w:pPr>
            <w:pStyle w:val="Heading2"/>
          </w:pPr>
        </w:pPrChange>
      </w:pPr>
      <w:bookmarkStart w:id="569" w:name="_Toc352766713"/>
      <w:r>
        <w:t>Invacare Ranger Wheelchair Base</w:t>
      </w:r>
      <w:bookmarkEnd w:id="564"/>
      <w:bookmarkEnd w:id="569"/>
    </w:p>
    <w:p w:rsidR="00C82D64" w:rsidRDefault="00C82D64" w:rsidP="00114619">
      <w:r>
        <w:t xml:space="preserve">The Invacare Ranger is a wheelchair chassis in Invacare’s Storm series. The wheelchair base has </w:t>
      </w:r>
      <w:bookmarkStart w:id="570" w:name="_GoBack"/>
      <w:bookmarkEnd w:id="570"/>
      <w:r>
        <w:t>a differential drive system with two pneumatic drive wheels in the back and two solid caster wheels in the front. The drive wheels are each powered by a 24 volt DC motor geared for a maximum speed of 5 miles per hour (2.24 m/sec)</w:t>
      </w:r>
      <w:ins w:id="571" w:author="Ed" w:date="2013-04-02T10:35:00Z">
        <w:r w:rsidR="00FC6366">
          <w:fldChar w:fldCharType="begin"/>
        </w:r>
        <w:r w:rsidR="00FC6366">
          <w:instrText xml:space="preserve"> ADDIN ZOTERO_ITEM CSL_CITATION {"citationID":"1201frg70m","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r w:rsidR="00FC6366">
        <w:fldChar w:fldCharType="separate"/>
      </w:r>
      <w:ins w:id="572" w:author="Ed" w:date="2013-04-02T10:35:00Z">
        <w:r w:rsidR="00FC6366" w:rsidRPr="00FC6366">
          <w:t>[9]</w:t>
        </w:r>
        <w:r w:rsidR="00FC6366">
          <w:fldChar w:fldCharType="end"/>
        </w:r>
      </w:ins>
      <w:r>
        <w:t xml:space="preserve">. Because of the </w:t>
      </w:r>
      <w:r>
        <w:lastRenderedPageBreak/>
        <w:t>configuration of the robot’s wheels, it can spin on its own axis and drive forward and backward. It cannot move sideways.</w:t>
      </w:r>
    </w:p>
    <w:p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CA427F">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14325B">
        <w:fldChar w:fldCharType="begin"/>
      </w:r>
      <w:r w:rsidR="0014325B">
        <w:instrText xml:space="preserve"> REF _Ref351924510 \h  \* MERGEFORMAT </w:instrText>
      </w:r>
      <w:r w:rsidR="0014325B">
        <w:fldChar w:fldCharType="separate"/>
      </w:r>
      <w:ins w:id="573" w:author="Ed" w:date="2013-04-03T15:36:00Z">
        <w:r w:rsidR="003803BC" w:rsidRPr="003803BC">
          <w:rPr>
            <w:i/>
            <w:rPrChange w:id="574" w:author="Ed" w:date="2013-04-03T15:36:00Z">
              <w:rPr/>
            </w:rPrChange>
          </w:rPr>
          <w:t>Emergency Stop System</w:t>
        </w:r>
      </w:ins>
      <w:del w:id="575" w:author="Ed" w:date="2013-04-03T15:36:00Z">
        <w:r w:rsidR="002557A2" w:rsidRPr="002557A2" w:rsidDel="003803BC">
          <w:rPr>
            <w:i/>
          </w:rPr>
          <w:delText>Emergency Stop System</w:delText>
        </w:r>
      </w:del>
      <w:r w:rsidR="0014325B">
        <w:fldChar w:fldCharType="end"/>
      </w:r>
      <w:r>
        <w:t>.</w:t>
      </w:r>
    </w:p>
    <w:p w:rsidR="00C82D64" w:rsidRDefault="00C82D64" w:rsidP="00606590">
      <w:pPr>
        <w:pStyle w:val="Heading2"/>
        <w:pPrChange w:id="576" w:author="Ed" w:date="2013-04-03T15:31:00Z">
          <w:pPr>
            <w:pStyle w:val="Heading2"/>
          </w:pPr>
        </w:pPrChange>
      </w:pPr>
      <w:bookmarkStart w:id="577" w:name="_Toc351468816"/>
      <w:bookmarkStart w:id="578" w:name="_Toc352766714"/>
      <w:r>
        <w:t>ABB IRB-120 Robotic Arm</w:t>
      </w:r>
      <w:bookmarkEnd w:id="577"/>
      <w:bookmarkEnd w:id="578"/>
    </w:p>
    <w:p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w:t>
      </w:r>
      <w:r>
        <w:lastRenderedPageBreak/>
        <w:t xml:space="preserve">exerts a large moment on the robot. This was a serious consideration in the placement of the robot’s center of mass. It can be mounted at any angle, and on this robot is mounted </w:t>
      </w:r>
      <w:ins w:id="579" w:author="Ed" w:date="2013-04-01T14:03:00Z">
        <w:r w:rsidR="00C55C0D">
          <w:t xml:space="preserve">at </w:t>
        </w:r>
      </w:ins>
      <w:r>
        <w:t>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ins w:id="580" w:author="Ed" w:date="2013-04-01T14:03:00Z">
        <w:r w:rsidR="00C55C0D">
          <w:t xml:space="preserve"> However, this mounting orientation does somewhat hamper the arm’s ability to lift objects from horizontal surfaces.</w:t>
        </w:r>
      </w:ins>
    </w:p>
    <w:p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606590">
      <w:pPr>
        <w:pStyle w:val="Heading2"/>
        <w:pPrChange w:id="581" w:author="Ed" w:date="2013-04-03T15:31:00Z">
          <w:pPr>
            <w:pStyle w:val="Heading2"/>
          </w:pPr>
        </w:pPrChange>
      </w:pPr>
      <w:bookmarkStart w:id="582" w:name="_Toc351468817"/>
      <w:bookmarkStart w:id="583" w:name="_Toc352766715"/>
      <w:r>
        <w:t>End Effector</w:t>
      </w:r>
      <w:bookmarkEnd w:id="582"/>
      <w:bookmarkEnd w:id="583"/>
    </w:p>
    <w:p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A427F">
      <w:del w:id="584" w:author="Ed" w:date="2013-04-02T10:47:00Z">
        <w:r w:rsidDel="007229EA">
          <w:delText>Since this robot has to be able to manipulate part boxes of many sizes, a more dexterous gripper would have been desirable, but one of the goals of the project was to create the robot as cheaply as possible</w:delText>
        </w:r>
      </w:del>
      <w:ins w:id="585" w:author="Ed" w:date="2013-04-02T10:47:00Z">
        <w:r w:rsidR="007229EA">
          <w:t>The gripper was primarily chosen based on cost and availability</w:t>
        </w:r>
      </w:ins>
      <w:r>
        <w:t xml:space="preserve">. A dexterous grasper like the BarrettHand costs about $30k, which would nearly double the cost of this robot. The </w:t>
      </w:r>
      <w:r>
        <w:lastRenderedPageBreak/>
        <w:t>pneumatically-actuated parallel 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CA427F">
      <w:r>
        <w:t xml:space="preserve">The gripper is pneumatically actuated using stored air from accumulator tanks that are kept at 825 kPa by an onboard </w:t>
      </w:r>
      <w:del w:id="586" w:author="Ed" w:date="2013-04-01T14:06:00Z">
        <w:r w:rsidDel="00C55C0D">
          <w:delText xml:space="preserve">12 volt DC </w:delText>
        </w:r>
      </w:del>
      <w:r>
        <w:t>compressor. The compressor is turned on and off by an Innovation First Spike relay, which is controlled by digital pressure switch calibrated to close at 690 kPa and open at 825 kPa. This control circuit can be seen in the power distribution diagram in</w:t>
      </w:r>
      <w:r w:rsidR="000E652D">
        <w:t xml:space="preserve"> </w:t>
      </w:r>
      <w:r w:rsidR="0087344B">
        <w:fldChar w:fldCharType="begin"/>
      </w:r>
      <w:r w:rsidR="000E652D">
        <w:instrText xml:space="preserve"> REF _Ref351926554 \h </w:instrText>
      </w:r>
      <w:r w:rsidR="0087344B">
        <w:fldChar w:fldCharType="separate"/>
      </w:r>
      <w:r w:rsidR="003803BC">
        <w:t xml:space="preserve">Figure </w:t>
      </w:r>
      <w:r w:rsidR="003803BC">
        <w:rPr>
          <w:noProof/>
        </w:rPr>
        <w:t>4</w:t>
      </w:r>
      <w:r w:rsidR="0087344B">
        <w:fldChar w:fldCharType="end"/>
      </w:r>
      <w:r>
        <w:t>. This 825 kPa stored air is regulated down to 275 kPa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inlet, the other is vented to the atmosphere. The valve is actuated by running current through one of two solenoid coils. This current is supplied by a custom circuit based on an Arduino microprocesso</w:t>
      </w:r>
      <w:r w:rsidR="00244465">
        <w:t xml:space="preserve">r development kit, as shown in </w:t>
      </w:r>
      <w:r w:rsidR="0087344B">
        <w:fldChar w:fldCharType="begin"/>
      </w:r>
      <w:r w:rsidR="00610622">
        <w:instrText xml:space="preserve"> REF _Ref351924786 \h </w:instrText>
      </w:r>
      <w:r w:rsidR="0087344B">
        <w:fldChar w:fldCharType="separate"/>
      </w:r>
      <w:r w:rsidR="003803BC">
        <w:t xml:space="preserve">Figure </w:t>
      </w:r>
      <w:r w:rsidR="003803BC">
        <w:rPr>
          <w:noProof/>
        </w:rPr>
        <w:t>2</w:t>
      </w:r>
      <w:r w:rsidR="0087344B">
        <w:fldChar w:fldCharType="end"/>
      </w:r>
      <w:r>
        <w:t>.</w:t>
      </w:r>
    </w:p>
    <w:p w:rsidR="00244465" w:rsidRDefault="00244465" w:rsidP="00CA427F">
      <w:commentRangeStart w:id="587"/>
      <w:r>
        <w:rPr>
          <w:noProof/>
          <w:lang w:bidi="ar-SA"/>
        </w:rPr>
        <w:lastRenderedPageBreak/>
        <w:drawing>
          <wp:inline distT="0" distB="0" distL="0" distR="0" wp14:anchorId="06109E91" wp14:editId="469FDBCB">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5"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commentRangeEnd w:id="587"/>
      <w:r w:rsidR="00C55C0D">
        <w:rPr>
          <w:rStyle w:val="CommentReference"/>
        </w:rPr>
        <w:commentReference w:id="587"/>
      </w:r>
    </w:p>
    <w:p w:rsidR="00244465" w:rsidRDefault="00244465" w:rsidP="00CA427F">
      <w:pPr>
        <w:pStyle w:val="Caption"/>
      </w:pPr>
      <w:bookmarkStart w:id="588" w:name="_Ref351924786"/>
      <w:bookmarkStart w:id="589" w:name="_Toc351997936"/>
      <w:bookmarkStart w:id="590" w:name="_Toc352766813"/>
      <w:r>
        <w:t xml:space="preserve">Figure </w:t>
      </w:r>
      <w:fldSimple w:instr=" SEQ Figure \* ARABIC ">
        <w:r w:rsidR="003803BC">
          <w:rPr>
            <w:noProof/>
          </w:rPr>
          <w:t>2</w:t>
        </w:r>
      </w:fldSimple>
      <w:bookmarkEnd w:id="588"/>
      <w:r>
        <w:t xml:space="preserve">: The electrical circuit to control the </w:t>
      </w:r>
      <w:r w:rsidRPr="00244465">
        <w:t>pneumatic</w:t>
      </w:r>
      <w:r>
        <w:t xml:space="preserve"> gripper. Q1 is a 2N7000 NFET</w:t>
      </w:r>
      <w:bookmarkEnd w:id="589"/>
      <w:bookmarkEnd w:id="590"/>
    </w:p>
    <w:p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del w:id="591" w:author="Ed" w:date="2013-04-01T14:04:00Z">
        <w:r w:rsidR="00244465" w:rsidDel="00C55C0D">
          <w:delText>.</w:delText>
        </w:r>
      </w:del>
      <w:r w:rsidR="00C7447B">
        <w:t>, which was set by the</w:t>
      </w:r>
      <w:r>
        <w:t xml:space="preserve"> pneumatic </w:t>
      </w:r>
      <w:r w:rsidR="00C7447B">
        <w:t xml:space="preserve">system’s adjustable regulator to </w:t>
      </w:r>
      <w:r>
        <w:t>275 kPa. The regulator can be set to any pressure up to the system’s maximum pressure of 825 kPa. The regulator setting was chosen so that the gripping force would be great enough to ensure a strong grasp on manipulated objects without b</w:t>
      </w:r>
      <w:r w:rsidR="00C7447B">
        <w:t>eing so great as to damage them.</w:t>
      </w:r>
    </w:p>
    <w:p w:rsidR="00C82D64" w:rsidRDefault="00C82D64" w:rsidP="00606590">
      <w:pPr>
        <w:pStyle w:val="Heading2"/>
        <w:pPrChange w:id="592" w:author="Ed" w:date="2013-04-03T15:31:00Z">
          <w:pPr>
            <w:pStyle w:val="Heading2"/>
          </w:pPr>
        </w:pPrChange>
      </w:pPr>
      <w:bookmarkStart w:id="593" w:name="_Toc351468818"/>
      <w:bookmarkStart w:id="594" w:name="_Toc352766716"/>
      <w:r>
        <w:t>Custom Frame Design</w:t>
      </w:r>
      <w:bookmarkEnd w:id="593"/>
      <w:bookmarkEnd w:id="594"/>
    </w:p>
    <w:p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 xml:space="preserve">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w:t>
      </w:r>
      <w:ins w:id="595" w:author="Ed" w:date="2013-04-01T14:04:00Z">
        <w:r w:rsidR="00C55C0D">
          <w:t xml:space="preserve">However, the downside of this is that heavy objects mounted to vertical rails, such as the arm, may slip if the bolts are not very tight. </w:t>
        </w:r>
      </w:ins>
      <w:r>
        <w:t>Because Bosch rail is aluminum, it is easy to machine, but strong and relatively light.</w:t>
      </w:r>
    </w:p>
    <w:p w:rsidR="009D23E7" w:rsidRDefault="009D23E7" w:rsidP="00CA427F">
      <w:r>
        <w:rPr>
          <w:noProof/>
          <w:lang w:bidi="ar-SA"/>
        </w:rPr>
        <w:drawing>
          <wp:inline distT="0" distB="0" distL="0" distR="0" wp14:anchorId="30480676" wp14:editId="562C9EF4">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CA427F">
      <w:pPr>
        <w:pStyle w:val="Caption"/>
      </w:pPr>
      <w:bookmarkStart w:id="596" w:name="_Toc351997937"/>
      <w:bookmarkStart w:id="597" w:name="_Toc352766814"/>
      <w:r>
        <w:t xml:space="preserve">Figure </w:t>
      </w:r>
      <w:fldSimple w:instr=" SEQ Figure \* ARABIC ">
        <w:r w:rsidR="003803BC">
          <w:rPr>
            <w:noProof/>
          </w:rPr>
          <w:t>3</w:t>
        </w:r>
      </w:fldSimple>
      <w:r>
        <w:t xml:space="preserve">: </w:t>
      </w:r>
      <w:del w:id="598" w:author="Ed" w:date="2013-04-01T14:14:00Z">
        <w:r w:rsidDel="00C26887">
          <w:delText>ABBY</w:delText>
        </w:r>
      </w:del>
      <w:ins w:id="599" w:author="Ed" w:date="2013-04-01T14:14:00Z">
        <w:r w:rsidR="00C26887">
          <w:t>ABBY</w:t>
        </w:r>
      </w:ins>
      <w:r>
        <w:t>, a mobile industrial manipulator.</w:t>
      </w:r>
      <w:bookmarkEnd w:id="596"/>
      <w:bookmarkEnd w:id="597"/>
    </w:p>
    <w:p w:rsidR="00C82D64" w:rsidRDefault="00C82D64" w:rsidP="00CA427F">
      <w:r>
        <w:lastRenderedPageBreak/>
        <w:t>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CA427F">
      <w:r>
        <w:t>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w:t>
      </w:r>
      <w:ins w:id="600" w:author="Ed" w:date="2013-04-01T14:05:00Z">
        <w:r w:rsidR="00C55C0D">
          <w:t>,</w:t>
        </w:r>
      </w:ins>
      <w:r>
        <w:t xml:space="preserve"> and the mass of the heavy power electronics is kept low to the ground. </w:t>
      </w:r>
      <w:del w:id="601" w:author="Ed" w:date="2013-04-01T14:05:00Z">
        <w:r w:rsidDel="00C55C0D">
          <w:delText xml:space="preserve">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w:delText>
        </w:r>
      </w:del>
      <w:r>
        <w:t xml:space="preserve">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were mounted on the top </w:t>
      </w:r>
      <w:r>
        <w:lastRenderedPageBreak/>
        <w:t>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A427F">
      <w:r>
        <w:t>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WiFi router to be mounted far away from possible interference from other electronics.</w:t>
      </w:r>
    </w:p>
    <w:p w:rsidR="00C82D64" w:rsidRDefault="00C82D64" w:rsidP="00606590">
      <w:pPr>
        <w:pStyle w:val="Heading2"/>
        <w:pPrChange w:id="602" w:author="Ed" w:date="2013-04-03T15:31:00Z">
          <w:pPr>
            <w:pStyle w:val="Heading2"/>
          </w:pPr>
        </w:pPrChange>
      </w:pPr>
      <w:bookmarkStart w:id="603" w:name="_Toc351468819"/>
      <w:bookmarkStart w:id="604" w:name="_Toc352766717"/>
      <w:r>
        <w:t>Power</w:t>
      </w:r>
      <w:bookmarkEnd w:id="603"/>
      <w:bookmarkEnd w:id="604"/>
    </w:p>
    <w:p w:rsidR="00FD7709" w:rsidRDefault="00FD7709" w:rsidP="00CA427F">
      <w:commentRangeStart w:id="605"/>
      <w:r>
        <w:rPr>
          <w:noProof/>
          <w:lang w:bidi="ar-SA"/>
        </w:rPr>
        <w:lastRenderedPageBreak/>
        <w:drawing>
          <wp:inline distT="0" distB="0" distL="0" distR="0" wp14:anchorId="38C7D244" wp14:editId="64DA4C26">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7"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commentRangeEnd w:id="605"/>
      <w:r w:rsidR="001047D9">
        <w:rPr>
          <w:rStyle w:val="CommentReference"/>
        </w:rPr>
        <w:commentReference w:id="605"/>
      </w:r>
    </w:p>
    <w:p w:rsidR="00FD7709" w:rsidRDefault="00FD7709" w:rsidP="00CA427F">
      <w:pPr>
        <w:pStyle w:val="Caption"/>
      </w:pPr>
      <w:bookmarkStart w:id="606" w:name="_Ref351926554"/>
      <w:bookmarkStart w:id="607" w:name="_Toc351997938"/>
      <w:bookmarkStart w:id="608" w:name="_Toc352766815"/>
      <w:r>
        <w:t xml:space="preserve">Figure </w:t>
      </w:r>
      <w:fldSimple w:instr=" SEQ Figure \* ARABIC ">
        <w:r w:rsidR="003803BC">
          <w:rPr>
            <w:noProof/>
          </w:rPr>
          <w:t>4</w:t>
        </w:r>
      </w:fldSimple>
      <w:bookmarkEnd w:id="606"/>
      <w:r>
        <w:t>: A block diagram of the power distribution system on the robot.</w:t>
      </w:r>
      <w:bookmarkEnd w:id="607"/>
      <w:bookmarkEnd w:id="608"/>
    </w:p>
    <w:p w:rsidR="00C82D64" w:rsidRDefault="00C82D64" w:rsidP="00CA427F">
      <w:r>
        <w:t>All of the robot’s power is distributed using DIN rail power distribution blocks. These blocks are modular, insulated, and compact. The robot has two DC voltage buses (24 volt DC, and 13.8 volt DC) and a single ground block.</w:t>
      </w:r>
      <w:del w:id="609" w:author="Ed" w:date="2013-04-02T10:50:00Z">
        <w:r w:rsidDel="007229EA">
          <w:delText xml:space="preserve"> Although previous robots in this lab had a 5 volt DC bus, it was minimally used, and for this robot all circuitry requiring a 5 volt supply is powered from the 13.8 volt bus using dedicated regulators</w:delText>
        </w:r>
      </w:del>
      <w:r>
        <w:t>. In addition to these main voltage buses, several parts of the robot have their own power regulators and supplies.</w:t>
      </w:r>
    </w:p>
    <w:p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w:t>
      </w:r>
      <w:del w:id="610" w:author="Ed" w:date="2013-04-01T14:06:00Z">
        <w:r w:rsidDel="00C55C0D">
          <w:delText xml:space="preserve">main </w:delText>
        </w:r>
      </w:del>
      <w:r>
        <w:t>resettable circuit breaker, which also serves as the main power switch for the robot. In addition to the robot’s drivetrain, the robot’s PC, LIDAR, and the National Instruments cRIO are all powered directly from the 24 volt DC bus.</w:t>
      </w:r>
    </w:p>
    <w:p w:rsidR="00C82D64" w:rsidRDefault="00C82D64" w:rsidP="00CA427F">
      <w:r>
        <w:lastRenderedPageBreak/>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CA427F">
      <w:r>
        <w:t>In addition to the two DC buses on the robot, there is an AC inverter, which is used to power the ABB IRC5 Compact robot controller. The IRC5</w:t>
      </w:r>
      <w:ins w:id="611" w:author="Ed" w:date="2013-04-01T14:07:00Z">
        <w:r w:rsidR="00C55C0D">
          <w:t xml:space="preserve"> requires</w:t>
        </w:r>
      </w:ins>
      <w:r>
        <w:t xml:space="preserve"> </w:t>
      </w:r>
      <w:del w:id="612" w:author="Ed" w:date="2013-04-01T14:06:00Z">
        <w:r w:rsidDel="00C55C0D">
          <w:delText>is powered by single-phase</w:delText>
        </w:r>
      </w:del>
      <w:r>
        <w:t xml:space="preserv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A427F">
      <w:r>
        <w:t xml:space="preserve">Much of the electronics on the robot require a lower voltage bus to operate, nominally 12 volts DC. These electronics are powered </w:t>
      </w:r>
      <w:del w:id="613" w:author="Ed" w:date="2013-04-01T14:07:00Z">
        <w:r w:rsidDel="00C55C0D">
          <w:delText xml:space="preserve">from a 13.8 volt DC bus. The 13.8 volt bus is powered </w:delText>
        </w:r>
      </w:del>
      <w:r>
        <w:t xml:space="preserve">by a </w:t>
      </w:r>
      <w:r w:rsidR="007A0A93">
        <w:t xml:space="preserve">Samlex America SDC-15, </w:t>
      </w:r>
      <w:ins w:id="614" w:author="Ed" w:date="2013-04-01T14:07:00Z">
        <w:r w:rsidR="00C55C0D">
          <w:t xml:space="preserve">a 13.8 volt </w:t>
        </w:r>
      </w:ins>
      <w:r w:rsidR="007A0A93">
        <w:t>switchmode step-down regulator that can supply up to 12 amps</w:t>
      </w:r>
      <w:del w:id="615" w:author="Ed" w:date="2013-04-02T10:25:00Z">
        <w:r w:rsidR="007A0A93" w:rsidDel="002D6416">
          <w:delText>,</w:delText>
        </w:r>
      </w:del>
      <w:r w:rsidR="0087344B">
        <w:fldChar w:fldCharType="begin"/>
      </w:r>
      <w:ins w:id="616" w:author="Ed" w:date="2013-04-02T10:35:00Z">
        <w:r w:rsidR="00FC6366">
          <w:instrText xml:space="preserve"> ADDIN ZOTERO_ITEM CSL_CITATION {"citationID":"1fp1lsfmqv","properties":{"formattedCitation":"[10]","plainCitation":"[10]"},"citationItems":[{"id":190,"uris":["http://zotero.org/users/1284010/items/GTDRK6KE"],"uri":["http://zotero.org/users/1284010/items/GTDRK6KE"],"itemData":{"id":190,"type":"article","title":"DC-DC Step Down Converters Model SDC-15","publisher":"Samlex America","URL":"http://www.samlexamerica.com/documents/product-specs/SDC-15_Samlex_Specifications.pdf","author":[{"family":"Samlex America","given":""}]}}],"schema":"https://github.com/citation-style-language/schema/raw/master/csl-citation.json"} </w:instrText>
        </w:r>
      </w:ins>
      <w:del w:id="617" w:author="Ed" w:date="2013-04-02T10:19:00Z">
        <w:r w:rsidR="007A0A93" w:rsidDel="00B97924">
          <w:del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delInstrText>
        </w:r>
      </w:del>
      <w:r w:rsidR="0087344B">
        <w:fldChar w:fldCharType="separate"/>
      </w:r>
      <w:ins w:id="618" w:author="Ed" w:date="2013-04-02T10:35:00Z">
        <w:r w:rsidR="00FC6366" w:rsidRPr="00FC6366">
          <w:t>[10]</w:t>
        </w:r>
      </w:ins>
      <w:del w:id="619" w:author="Ed" w:date="2013-04-02T10:35:00Z">
        <w:r w:rsidR="007A0A93" w:rsidRPr="00FC6366" w:rsidDel="00FC6366">
          <w:delText>[9]</w:delText>
        </w:r>
      </w:del>
      <w:r w:rsidR="0087344B">
        <w:fldChar w:fldCharType="end"/>
      </w:r>
      <w:ins w:id="620" w:author="Ed" w:date="2013-04-02T10:25:00Z">
        <w:r w:rsidR="002D6416">
          <w:t>,</w:t>
        </w:r>
      </w:ins>
      <w:r>
        <w:t xml:space="preserve"> which is powered from the main 24 volt bus. This bus powers the WiFi router, emergency stop circuitry, the cRIO interface board, the Kinect camera, and the pneumatic compressor.</w:t>
      </w:r>
    </w:p>
    <w:p w:rsidR="00C82D64" w:rsidRDefault="00C82D64" w:rsidP="00CA427F">
      <w:r>
        <w:t xml:space="preserve">Because the compressor draws a large amount of current, </w:t>
      </w:r>
      <w:del w:id="621" w:author="Ed" w:date="2013-04-01T14:07:00Z">
        <w:r w:rsidDel="00C55C0D">
          <w:delText xml:space="preserve">it caused </w:delText>
        </w:r>
      </w:del>
      <w:r>
        <w:t xml:space="preserve">the 13.8 volt regulator's output </w:t>
      </w:r>
      <w:ins w:id="622" w:author="Ed" w:date="2013-04-02T10:51:00Z">
        <w:r w:rsidR="007229EA">
          <w:t xml:space="preserve">would </w:t>
        </w:r>
      </w:ins>
      <w:del w:id="623" w:author="Ed" w:date="2013-04-01T14:07:00Z">
        <w:r w:rsidDel="00C55C0D">
          <w:delText>to droop</w:delText>
        </w:r>
      </w:del>
      <w:ins w:id="624" w:author="Ed" w:date="2013-04-01T14:07:00Z">
        <w:r w:rsidR="00C55C0D">
          <w:t>droop</w:t>
        </w:r>
      </w:ins>
      <w:r>
        <w:t xml:space="preserve"> to about 5 volts</w:t>
      </w:r>
      <w:r w:rsidR="007A0A93">
        <w:t xml:space="preserve"> for approximately 450 ms (see </w:t>
      </w:r>
      <w:r w:rsidR="0087344B">
        <w:fldChar w:fldCharType="begin"/>
      </w:r>
      <w:r w:rsidR="00610622">
        <w:instrText xml:space="preserve"> REF _Ref351927362 \h </w:instrText>
      </w:r>
      <w:r w:rsidR="0087344B">
        <w:fldChar w:fldCharType="separate"/>
      </w:r>
      <w:r w:rsidR="003803BC">
        <w:t xml:space="preserve">Figure </w:t>
      </w:r>
      <w:r w:rsidR="003803BC">
        <w:rPr>
          <w:noProof/>
        </w:rPr>
        <w:t>5</w:t>
      </w:r>
      <w:r w:rsidR="0087344B">
        <w:fldChar w:fldCharType="end"/>
      </w:r>
      <w:r>
        <w:t xml:space="preserve">) when </w:t>
      </w:r>
      <w:del w:id="625" w:author="Ed" w:date="2013-04-01T14:07:00Z">
        <w:r w:rsidDel="00C55C0D">
          <w:delText>it switched</w:delText>
        </w:r>
      </w:del>
      <w:ins w:id="626" w:author="Ed" w:date="2013-04-01T14:07:00Z">
        <w:r w:rsidR="00C55C0D">
          <w:t>the compressor switche</w:t>
        </w:r>
      </w:ins>
      <w:ins w:id="627" w:author="Ed" w:date="2013-04-02T10:51:00Z">
        <w:r w:rsidR="007229EA">
          <w:t>d</w:t>
        </w:r>
      </w:ins>
      <w:r>
        <w:t xml:space="preserve"> on. This droop was sufficient to cause the onboard Ethernet router to reboot, interrupting communications between the computers onboard. In order to </w:t>
      </w:r>
      <w:del w:id="628" w:author="Ed" w:date="2013-04-02T10:52:00Z">
        <w:r w:rsidDel="007229EA">
          <w:delText xml:space="preserve">fix </w:delText>
        </w:r>
      </w:del>
      <w:ins w:id="629" w:author="Ed" w:date="2013-04-02T10:52:00Z">
        <w:r w:rsidR="007229EA">
          <w:t xml:space="preserve">prevent </w:t>
        </w:r>
      </w:ins>
      <w:r>
        <w:t xml:space="preserve">this problem, an LC filter was added </w:t>
      </w:r>
      <w:r w:rsidR="007A0A93">
        <w:t>to the 13.8 volt power rail. A 5</w:t>
      </w:r>
      <w:r>
        <w:t xml:space="preserve">0mF capacitor acts as a charge reservoir for the electronics on the 13.8 volt power rail (including the router), and a 55 </w:t>
      </w:r>
      <w:r>
        <w:rPr>
          <w:rFonts w:ascii="Liberation Serif" w:hAnsi="Liberation Serif"/>
        </w:rPr>
        <w:t>μ</w:t>
      </w:r>
      <w:r>
        <w:t xml:space="preserve">H inductor acts as a current choke to limit the </w:t>
      </w:r>
      <w:r>
        <w:lastRenderedPageBreak/>
        <w:t>instantaneous current draw when th</w:t>
      </w:r>
      <w:r w:rsidR="007A0A93">
        <w:t xml:space="preserve">e compressor turns on. </w:t>
      </w:r>
      <w:r w:rsidR="0087344B">
        <w:fldChar w:fldCharType="begin"/>
      </w:r>
      <w:r w:rsidR="00610622">
        <w:instrText xml:space="preserve"> REF _Ref351927434 \h </w:instrText>
      </w:r>
      <w:r w:rsidR="0087344B">
        <w:fldChar w:fldCharType="separate"/>
      </w:r>
      <w:r w:rsidR="003803BC">
        <w:t xml:space="preserve">Figure </w:t>
      </w:r>
      <w:r w:rsidR="003803BC">
        <w:rPr>
          <w:noProof/>
        </w:rPr>
        <w:t>6</w:t>
      </w:r>
      <w:r w:rsidR="0087344B">
        <w:fldChar w:fldCharType="end"/>
      </w:r>
      <w:r>
        <w:t xml:space="preserve"> shows that this filter kept the 13.8 volt rail from dropping below 10 volts, and it recovers to its nominal voltage in under 100 ms.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CA427F">
            <w:r>
              <w:rPr>
                <w:noProof/>
                <w:lang w:bidi="ar-SA"/>
              </w:rPr>
              <w:drawing>
                <wp:inline distT="0" distB="0" distL="0" distR="0" wp14:anchorId="25A838A8" wp14:editId="41923942">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630" w:name="_Ref351927362"/>
            <w:bookmarkStart w:id="631" w:name="_Toc351997939"/>
            <w:bookmarkStart w:id="632" w:name="_Toc352766816"/>
            <w:r>
              <w:t xml:space="preserve">Figure </w:t>
            </w:r>
            <w:fldSimple w:instr=" SEQ Figure \* ARABIC ">
              <w:r w:rsidR="003803BC">
                <w:rPr>
                  <w:noProof/>
                </w:rPr>
                <w:t>5</w:t>
              </w:r>
            </w:fldSimple>
            <w:bookmarkEnd w:id="630"/>
            <w:r>
              <w:t>: 13.8 volt rail dropout when compressor turns on (before addition of filter).</w:t>
            </w:r>
            <w:bookmarkEnd w:id="631"/>
            <w:bookmarkEnd w:id="632"/>
          </w:p>
        </w:tc>
        <w:tc>
          <w:tcPr>
            <w:tcW w:w="4788" w:type="dxa"/>
          </w:tcPr>
          <w:p w:rsidR="00FD7709" w:rsidRDefault="00FD7709" w:rsidP="00CA427F">
            <w:r>
              <w:rPr>
                <w:noProof/>
                <w:lang w:bidi="ar-SA"/>
              </w:rPr>
              <w:drawing>
                <wp:inline distT="0" distB="0" distL="0" distR="0" wp14:anchorId="21AB639B" wp14:editId="471907DA">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633" w:name="_Ref351927434"/>
            <w:bookmarkStart w:id="634" w:name="_Toc351997940"/>
            <w:bookmarkStart w:id="635" w:name="_Toc352766817"/>
            <w:r>
              <w:t xml:space="preserve">Figure </w:t>
            </w:r>
            <w:fldSimple w:instr=" SEQ Figure \* ARABIC ">
              <w:r w:rsidR="003803BC">
                <w:rPr>
                  <w:noProof/>
                </w:rPr>
                <w:t>6</w:t>
              </w:r>
            </w:fldSimple>
            <w:bookmarkEnd w:id="633"/>
            <w:r>
              <w:t>: 13.8 volt rail during compressor turn-on after addition of an LC filter.</w:t>
            </w:r>
            <w:bookmarkEnd w:id="634"/>
            <w:bookmarkEnd w:id="635"/>
          </w:p>
        </w:tc>
      </w:tr>
    </w:tbl>
    <w:p w:rsidR="00C82D64" w:rsidRDefault="00FD7709" w:rsidP="00CA427F">
      <w:r>
        <w:t xml:space="preserve">In order to monitor the </w:t>
      </w:r>
      <w:r w:rsidR="00E40487">
        <w:t xml:space="preserve">state of the voltage rails, each one is </w:t>
      </w:r>
      <w:del w:id="636" w:author="Ed" w:date="2013-04-01T14:08:00Z">
        <w:r w:rsidR="00E40487" w:rsidDel="00C55C0D">
          <w:delText>monitored by</w:delText>
        </w:r>
      </w:del>
      <w:ins w:id="637" w:author="Ed" w:date="2013-04-01T14:08:00Z">
        <w:r w:rsidR="00C55C0D">
          <w:t>connected to</w:t>
        </w:r>
      </w:ins>
      <w:r w:rsidR="00E40487">
        <w:t xml:space="preserve"> an analog to digital converter (ADC) </w:t>
      </w:r>
      <w:del w:id="638" w:author="Ed" w:date="2013-04-01T14:08:00Z">
        <w:r w:rsidR="00E40487" w:rsidDel="00C55C0D">
          <w:delText>connected to</w:delText>
        </w:r>
      </w:del>
      <w:ins w:id="639" w:author="Ed" w:date="2013-04-01T14:08:00Z">
        <w:r w:rsidR="00C55C0D">
          <w:t>on</w:t>
        </w:r>
      </w:ins>
      <w:r w:rsidR="00E40487">
        <w:t xml:space="preserve"> the National Instruments Compact RIO that controls the drive base (see </w:t>
      </w:r>
      <w:r w:rsidR="0087344B">
        <w:fldChar w:fldCharType="begin"/>
      </w:r>
      <w:r w:rsidR="00610622">
        <w:instrText xml:space="preserve"> REF _Ref351926368 \p \h </w:instrText>
      </w:r>
      <w:r w:rsidR="0087344B">
        <w:fldChar w:fldCharType="separate"/>
      </w:r>
      <w:r w:rsidR="003803BC">
        <w:t>below</w:t>
      </w:r>
      <w:r w:rsidR="0087344B">
        <w:fldChar w:fldCharType="end"/>
      </w:r>
      <w:r w:rsidR="00E40487">
        <w:t xml:space="preserve">). The ADC monitors the main 24 volt bus, the 13.8 volt bus, the power supply to the cRIO (which is protected from rail droop by a peak detector, as shown in </w:t>
      </w:r>
      <w:r w:rsidR="0087344B">
        <w:fldChar w:fldCharType="begin"/>
      </w:r>
      <w:r w:rsidR="00610622">
        <w:instrText xml:space="preserve"> REF _Ref351926554 \h </w:instrText>
      </w:r>
      <w:r w:rsidR="0087344B">
        <w:fldChar w:fldCharType="separate"/>
      </w:r>
      <w:r w:rsidR="003803BC">
        <w:t xml:space="preserve">Figure </w:t>
      </w:r>
      <w:r w:rsidR="003803BC">
        <w:rPr>
          <w:noProof/>
        </w:rPr>
        <w:t>4</w:t>
      </w:r>
      <w:r w:rsidR="0087344B">
        <w:fldChar w:fldCharType="end"/>
      </w:r>
      <w:r w:rsidR="00E40487">
        <w:t>), and the rail that powers the drive base, which is switched on and off by the emergency stop circuit.</w:t>
      </w:r>
    </w:p>
    <w:p w:rsidR="00C82D64" w:rsidRDefault="00C82D64" w:rsidP="00606590">
      <w:pPr>
        <w:pStyle w:val="Heading2"/>
        <w:pPrChange w:id="640" w:author="Ed" w:date="2013-04-03T15:31:00Z">
          <w:pPr>
            <w:pStyle w:val="Heading2"/>
          </w:pPr>
        </w:pPrChange>
      </w:pPr>
      <w:bookmarkStart w:id="641" w:name="_Toc351468820"/>
      <w:bookmarkStart w:id="642" w:name="_Toc352766718"/>
      <w:commentRangeStart w:id="643"/>
      <w:commentRangeStart w:id="644"/>
      <w:r>
        <w:t>Sensors</w:t>
      </w:r>
      <w:bookmarkEnd w:id="641"/>
      <w:commentRangeEnd w:id="643"/>
      <w:r w:rsidR="00C55C0D">
        <w:rPr>
          <w:rStyle w:val="CommentReference"/>
          <w:rFonts w:ascii="Times New Roman" w:hAnsi="Times New Roman"/>
          <w:b w:val="0"/>
          <w:bCs/>
        </w:rPr>
        <w:commentReference w:id="643"/>
      </w:r>
      <w:commentRangeEnd w:id="644"/>
      <w:r w:rsidR="00C55C0D">
        <w:rPr>
          <w:rStyle w:val="CommentReference"/>
          <w:rFonts w:ascii="Times New Roman" w:hAnsi="Times New Roman"/>
          <w:b w:val="0"/>
          <w:bCs/>
        </w:rPr>
        <w:commentReference w:id="644"/>
      </w:r>
      <w:bookmarkEnd w:id="642"/>
    </w:p>
    <w:p w:rsidR="00C82D64" w:rsidDel="008E6F27" w:rsidRDefault="00C82D64">
      <w:pPr>
        <w:pStyle w:val="Heading3"/>
        <w:rPr>
          <w:del w:id="645" w:author="Ed" w:date="2013-04-02T11:41:00Z"/>
        </w:rPr>
        <w:pPrChange w:id="646" w:author="Ed" w:date="2013-04-02T11:30:00Z">
          <w:pPr>
            <w:pStyle w:val="Heading2"/>
          </w:pPr>
        </w:pPrChange>
      </w:pPr>
      <w:bookmarkStart w:id="647" w:name="_Toc351468821"/>
      <w:del w:id="648" w:author="Ed" w:date="2013-04-02T11:41:00Z">
        <w:r w:rsidDel="008E6F27">
          <w:delText>Odometry</w:delText>
        </w:r>
        <w:bookmarkEnd w:id="647"/>
      </w:del>
    </w:p>
    <w:p w:rsidR="00C82D64" w:rsidDel="00BB0DEF" w:rsidRDefault="00C82D64" w:rsidP="00CA427F">
      <w:pPr>
        <w:rPr>
          <w:del w:id="649" w:author="Ed" w:date="2013-04-02T11:30:00Z"/>
        </w:rPr>
      </w:pPr>
      <w:r>
        <w:t>In order to sense the mo</w:t>
      </w:r>
      <w:r w:rsidR="00E811C4">
        <w:t>tor speed, there is a Grayhill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w:t>
      </w:r>
      <w:r>
        <w:lastRenderedPageBreak/>
        <w:t xml:space="preserve">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The output of the wheel encoders is differentiated to get the wheel velocities, which are then fed as control inputs into a Kalman filter that outputs a robot pose estimate consisting of X and Y coordinates and a heading.</w:t>
      </w:r>
    </w:p>
    <w:p w:rsidR="00C82D64" w:rsidDel="00FC47C3" w:rsidRDefault="00C82D64">
      <w:pPr>
        <w:rPr>
          <w:del w:id="650" w:author="Ed" w:date="2013-04-02T09:25:00Z"/>
        </w:rPr>
        <w:pPrChange w:id="651" w:author="Ed" w:date="2013-04-02T11:30:00Z">
          <w:pPr>
            <w:pStyle w:val="Heading2"/>
          </w:pPr>
        </w:pPrChange>
      </w:pPr>
      <w:bookmarkStart w:id="652" w:name="_Toc351468822"/>
      <w:commentRangeStart w:id="653"/>
      <w:del w:id="654" w:author="Ed" w:date="2013-04-02T09:25:00Z">
        <w:r w:rsidDel="00FC47C3">
          <w:delText>Yaw Rate Sensor</w:delText>
        </w:r>
        <w:bookmarkEnd w:id="652"/>
        <w:commentRangeEnd w:id="653"/>
        <w:r w:rsidR="00A74B09" w:rsidDel="00FC47C3">
          <w:rPr>
            <w:rStyle w:val="CommentReference"/>
            <w:b/>
            <w:bCs/>
          </w:rPr>
          <w:commentReference w:id="653"/>
        </w:r>
      </w:del>
    </w:p>
    <w:p w:rsidR="00C82D64" w:rsidDel="00FC47C3" w:rsidRDefault="00C82D64">
      <w:pPr>
        <w:rPr>
          <w:del w:id="655" w:author="Ed" w:date="2013-04-02T09:25:00Z"/>
        </w:rPr>
      </w:pPr>
      <w:del w:id="656" w:author="Ed" w:date="2013-04-02T09:25:00Z">
        <w:r w:rsidDel="00FC47C3">
          <w:delText>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the odometry or gyroscope alone.</w:delText>
        </w:r>
        <w:r w:rsidR="00E811C4" w:rsidDel="00FC47C3">
          <w:delText xml:space="preserve"> The yaw rate sensor was ultimately disabled due to electrical problems.</w:delText>
        </w:r>
      </w:del>
    </w:p>
    <w:p w:rsidR="00C82D64" w:rsidRDefault="00C82D64">
      <w:pPr>
        <w:pPrChange w:id="657" w:author="Ed" w:date="2013-04-02T11:30:00Z">
          <w:pPr>
            <w:pStyle w:val="Heading2"/>
          </w:pPr>
        </w:pPrChange>
      </w:pPr>
      <w:bookmarkStart w:id="658" w:name="_Toc351468823"/>
      <w:del w:id="659" w:author="Ed" w:date="2013-04-02T11:30:00Z">
        <w:r w:rsidDel="00BB0DEF">
          <w:delText>Microsoft Kinect</w:delText>
        </w:r>
      </w:del>
      <w:bookmarkEnd w:id="658"/>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CA427F">
            <w:bookmarkStart w:id="660" w:name="_Toc351468824"/>
            <w:r>
              <w:rPr>
                <w:noProof/>
                <w:lang w:bidi="ar-SA"/>
              </w:rPr>
              <w:drawing>
                <wp:inline distT="0" distB="0" distL="0" distR="0" wp14:anchorId="0D4B09A2" wp14:editId="12BD47DF">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20" cstate="print"/>
                          <a:srcRect/>
                          <a:stretch>
                            <a:fillRect/>
                          </a:stretch>
                        </pic:blipFill>
                        <pic:spPr>
                          <a:xfrm>
                            <a:off x="0" y="0"/>
                            <a:ext cx="2743200" cy="1601812"/>
                          </a:xfrm>
                          <a:prstGeom prst="rect">
                            <a:avLst/>
                          </a:prstGeom>
                        </pic:spPr>
                      </pic:pic>
                    </a:graphicData>
                  </a:graphic>
                </wp:inline>
              </w:drawing>
            </w:r>
          </w:p>
          <w:p w:rsidR="006A0A73" w:rsidRDefault="006A0A73" w:rsidP="00CA427F">
            <w:pPr>
              <w:pStyle w:val="Caption"/>
            </w:pPr>
            <w:bookmarkStart w:id="661" w:name="_Toc351997941"/>
            <w:bookmarkStart w:id="662" w:name="_Toc352766818"/>
            <w:r>
              <w:t xml:space="preserve">Figure </w:t>
            </w:r>
            <w:fldSimple w:instr=" SEQ Figure \* ARABIC ">
              <w:r w:rsidR="003803BC">
                <w:rPr>
                  <w:noProof/>
                </w:rPr>
                <w:t>7</w:t>
              </w:r>
            </w:fldSimple>
            <w:r>
              <w:t>: The Kinect field of view</w:t>
            </w:r>
            <w:bookmarkEnd w:id="661"/>
            <w:bookmarkEnd w:id="662"/>
          </w:p>
        </w:tc>
        <w:tc>
          <w:tcPr>
            <w:tcW w:w="4788" w:type="dxa"/>
            <w:vAlign w:val="bottom"/>
          </w:tcPr>
          <w:p w:rsidR="006A0A73" w:rsidRDefault="006A0A73" w:rsidP="00CA427F">
            <w:r>
              <w:rPr>
                <w:noProof/>
                <w:lang w:bidi="ar-SA"/>
              </w:rPr>
              <w:drawing>
                <wp:inline distT="0" distB="0" distL="0" distR="0" wp14:anchorId="027AFC73" wp14:editId="4333715D">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21" cstate="print"/>
                          <a:srcRect/>
                          <a:stretch>
                            <a:fillRect/>
                          </a:stretch>
                        </pic:blipFill>
                        <pic:spPr>
                          <a:xfrm>
                            <a:off x="0" y="0"/>
                            <a:ext cx="2743200" cy="2395728"/>
                          </a:xfrm>
                          <a:prstGeom prst="rect">
                            <a:avLst/>
                          </a:prstGeom>
                        </pic:spPr>
                      </pic:pic>
                    </a:graphicData>
                  </a:graphic>
                </wp:inline>
              </w:drawing>
            </w:r>
          </w:p>
          <w:p w:rsidR="006A0A73" w:rsidRDefault="006A0A73" w:rsidP="00CA427F">
            <w:pPr>
              <w:pStyle w:val="Caption"/>
            </w:pPr>
            <w:bookmarkStart w:id="663" w:name="_Toc351997942"/>
            <w:bookmarkStart w:id="664" w:name="_Toc352766819"/>
            <w:r>
              <w:t xml:space="preserve">Figure </w:t>
            </w:r>
            <w:fldSimple w:instr=" SEQ Figure \* ARABIC ">
              <w:r w:rsidR="003803BC">
                <w:rPr>
                  <w:noProof/>
                </w:rPr>
                <w:t>8</w:t>
              </w:r>
            </w:fldSimple>
            <w:r>
              <w:t>: The Kinect mounted to the robot</w:t>
            </w:r>
            <w:bookmarkEnd w:id="663"/>
            <w:bookmarkEnd w:id="664"/>
          </w:p>
        </w:tc>
      </w:tr>
    </w:tbl>
    <w:p w:rsidR="00C82D64" w:rsidRDefault="00C82D64" w:rsidP="00CA427F">
      <w:r>
        <w:t xml:space="preserve">The Microsoft Kinect is an RGBD (Red, Green, Blue, Depth) camera marketed as a gaming controller. </w:t>
      </w:r>
      <w:del w:id="665" w:author="Ed" w:date="2013-04-01T14:14:00Z">
        <w:r w:rsidDel="00C26887">
          <w:delText>ABBY</w:delText>
        </w:r>
      </w:del>
      <w:ins w:id="666" w:author="Ed" w:date="2013-04-01T14:14:00Z">
        <w:r w:rsidR="00C26887">
          <w:t>ABBY</w:t>
        </w:r>
      </w:ins>
      <w:r>
        <w:t xml:space="preserve">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manipulable objects.</w:t>
      </w:r>
    </w:p>
    <w:p w:rsidR="00C82D64" w:rsidDel="00BB0DEF" w:rsidRDefault="00C82D64">
      <w:pPr>
        <w:pStyle w:val="Heading3"/>
        <w:rPr>
          <w:del w:id="667" w:author="Ed" w:date="2013-04-02T11:30:00Z"/>
        </w:rPr>
        <w:pPrChange w:id="668" w:author="Ed" w:date="2013-04-02T11:30:00Z">
          <w:pPr>
            <w:pStyle w:val="Heading2"/>
          </w:pPr>
        </w:pPrChange>
      </w:pPr>
      <w:del w:id="669" w:author="Ed" w:date="2013-04-02T11:30:00Z">
        <w:r w:rsidDel="00BB0DEF">
          <w:lastRenderedPageBreak/>
          <w:delText>Sick LMS-291</w:delText>
        </w:r>
        <w:bookmarkEnd w:id="660"/>
      </w:del>
    </w:p>
    <w:p w:rsidR="00C82D64" w:rsidRPr="00373846" w:rsidRDefault="00C82D64" w:rsidP="00CA427F">
      <w:r>
        <w:t>An LMS-291 laser ranging sensor (LIDAR) from SICK AG</w:t>
      </w:r>
      <w:ins w:id="670" w:author="Ed" w:date="2013-04-02T11:42:00Z">
        <w:r w:rsidR="008E6F27">
          <w:t xml:space="preserve"> of </w:t>
        </w:r>
        <w:r w:rsidR="008E6F27" w:rsidRPr="008E6F27">
          <w:t>Waldkirch, Germany</w:t>
        </w:r>
      </w:ins>
      <w:r>
        <w:t xml:space="preserve"> is mounted horizontally to the front of the robot. The LIDAR provides planar range scans of a 180 degree arc in front of the robot. These range data are used for localization and obstacle detection.</w:t>
      </w:r>
    </w:p>
    <w:p w:rsidR="00C82D64" w:rsidRDefault="00C82D64" w:rsidP="00606590">
      <w:pPr>
        <w:pStyle w:val="Heading2"/>
        <w:pPrChange w:id="671" w:author="Ed" w:date="2013-04-03T15:31:00Z">
          <w:pPr>
            <w:pStyle w:val="Heading2"/>
          </w:pPr>
        </w:pPrChange>
      </w:pPr>
      <w:bookmarkStart w:id="672" w:name="_Toc351468825"/>
      <w:bookmarkStart w:id="673" w:name="_Toc352766719"/>
      <w:r>
        <w:t>Computing Hardware</w:t>
      </w:r>
      <w:bookmarkEnd w:id="672"/>
      <w:bookmarkEnd w:id="673"/>
    </w:p>
    <w:p w:rsidR="00C82D64" w:rsidRDefault="00C82D64" w:rsidP="00CA427F">
      <w:r>
        <w:t>The robot has three main computing devices on board, connected by a local Ethernet network with an onboard WiFi access point so operators can wireless connect to the robot for maintenance and control.</w:t>
      </w:r>
    </w:p>
    <w:p w:rsidR="00C82D64" w:rsidRPr="001047D9" w:rsidRDefault="00C82D64">
      <w:pPr>
        <w:pStyle w:val="Heading3"/>
        <w:pPrChange w:id="674" w:author="Ed" w:date="2013-04-02T11:32:00Z">
          <w:pPr>
            <w:pStyle w:val="Heading2"/>
          </w:pPr>
        </w:pPrChange>
      </w:pPr>
      <w:bookmarkStart w:id="675" w:name="_Toc351468826"/>
      <w:bookmarkStart w:id="676" w:name="_Toc352766720"/>
      <w:r>
        <w:t>PC</w:t>
      </w:r>
      <w:bookmarkEnd w:id="675"/>
      <w:bookmarkEnd w:id="676"/>
    </w:p>
    <w:p w:rsidR="00C82D64" w:rsidRDefault="00C82D64" w:rsidP="00CA427F">
      <w:r>
        <w:t xml:space="preserve">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w:t>
      </w:r>
      <w:del w:id="677" w:author="Ed" w:date="2013-04-01T14:10:00Z">
        <w:r w:rsidDel="00A74B09">
          <w:delText>perception task, which involves performing object recognition on point clouds from the Kinect.</w:delText>
        </w:r>
      </w:del>
      <w:ins w:id="678" w:author="Ed" w:date="2013-04-01T14:10:00Z">
        <w:r w:rsidR="00A74B09">
          <w:t>tasks of filtering the robot’s links out of the Kinect point cloud and maintaining a collision map.</w:t>
        </w:r>
      </w:ins>
    </w:p>
    <w:p w:rsidR="00C82D64" w:rsidRDefault="00C82D64" w:rsidP="00CA427F">
      <w:r>
        <w:t xml:space="preserve">The computer was </w:t>
      </w:r>
      <w:del w:id="679" w:author="Ed" w:date="2013-04-02T11:42:00Z">
        <w:r w:rsidDel="008E6F27">
          <w:delText xml:space="preserve">designed </w:delText>
        </w:r>
      </w:del>
      <w:ins w:id="680" w:author="Ed" w:date="2013-04-02T11:42:00Z">
        <w:r w:rsidR="008E6F27">
          <w:t xml:space="preserve">specified </w:t>
        </w:r>
      </w:ins>
      <w:r>
        <w:t xml:space="preserve">so as to balance cost, physical size, and processing power. The computer’s motherboard is an ASUS micro-ATX motherboard, which was chosen over the smaller mini-ITX form factor because many mini-ITX boards were found to have poor thermal management during the construction of </w:t>
      </w:r>
      <w:del w:id="681" w:author="Ed" w:date="2013-04-01T14:11:00Z">
        <w:r w:rsidDel="00A74B09">
          <w:delText>Otto</w:delText>
        </w:r>
      </w:del>
      <w:ins w:id="682" w:author="Ed" w:date="2013-04-01T14:11:00Z">
        <w:r w:rsidR="00A74B09">
          <w:t>the autonomous wheelchair OTTO</w:t>
        </w:r>
      </w:ins>
      <w:r>
        <w:t xml:space="preserve">. The case chosen was the smallest micro-ATX case available </w:t>
      </w:r>
      <w:del w:id="683" w:author="Ed" w:date="2013-04-01T14:11:00Z">
        <w:r w:rsidDel="00A74B09">
          <w:delText xml:space="preserve">at the time </w:delText>
        </w:r>
      </w:del>
      <w:r>
        <w:t xml:space="preserve">from major computer vendors, measuring </w:t>
      </w:r>
      <w:ins w:id="684" w:author="Ed" w:date="2013-04-01T14:12:00Z">
        <w:r w:rsidR="00A74B09">
          <w:t>0.33m x 0.10 m x 0.39 m</w:t>
        </w:r>
      </w:ins>
      <w:del w:id="685" w:author="Ed" w:date="2013-04-01T14:12:00Z">
        <w:r w:rsidDel="00A74B09">
          <w:delText>13.00" x 3.80" x 15.40"</w:delText>
        </w:r>
      </w:del>
      <w:r>
        <w:t xml:space="preserve">. The case came equipped with a compact AC power supply, but this was replaced with a 24 volt DC power supply so that </w:t>
      </w:r>
      <w:r>
        <w:lastRenderedPageBreak/>
        <w:t>the robot would not need a</w:t>
      </w:r>
      <w:del w:id="686" w:author="Ed" w:date="2013-04-01T14:13:00Z">
        <w:r w:rsidDel="00C26887">
          <w:delText>n</w:delText>
        </w:r>
      </w:del>
      <w:r>
        <w:t xml:space="preserve"> </w:t>
      </w:r>
      <w:ins w:id="687" w:author="Ed" w:date="2013-04-01T14:13:00Z">
        <w:r w:rsidR="00C26887">
          <w:t xml:space="preserve">second </w:t>
        </w:r>
      </w:ins>
      <w:r>
        <w:t>inverter to supply 115 volts AC</w:t>
      </w:r>
      <w:del w:id="688" w:author="Ed" w:date="2013-04-01T14:13:00Z">
        <w:r w:rsidDel="00C26887">
          <w:delText xml:space="preserve"> to the PC power supply</w:delText>
        </w:r>
      </w:del>
      <w:r>
        <w:t xml:space="preserve">. The computer case and power supply combined cost $155, with the majority of the cost ($90) going toward the DC power </w:t>
      </w:r>
      <w:commentRangeStart w:id="689"/>
      <w:r>
        <w:t>supply</w:t>
      </w:r>
      <w:commentRangeEnd w:id="689"/>
      <w:r w:rsidR="008E6F27">
        <w:rPr>
          <w:rStyle w:val="CommentReference"/>
        </w:rPr>
        <w:commentReference w:id="689"/>
      </w:r>
      <w:r>
        <w:t>.</w:t>
      </w:r>
    </w:p>
    <w:p w:rsidR="00C82D64" w:rsidRDefault="00C82D64" w:rsidP="00CA427F">
      <w:r>
        <w:t xml:space="preserve">The PC’s </w:t>
      </w:r>
      <w:del w:id="690" w:author="Ed" w:date="2013-04-01T14:13:00Z">
        <w:r w:rsidDel="00C26887">
          <w:delText xml:space="preserve">computing hardware is fairly moderate and represents a balance between cost and computing power. The </w:delText>
        </w:r>
      </w:del>
      <w:r>
        <w:t>processor is an Intel i5 2500k, a four-core processor utilizing Intel’s Sandy Bridge architecture clocked at 3.2 GHz. The PC also has 8 gigabytes of DDR3 RAM and a solid state hard drive</w:t>
      </w:r>
      <w:ins w:id="691" w:author="Ed" w:date="2013-04-02T11:45:00Z">
        <w:r w:rsidR="008E6F27">
          <w:t xml:space="preserve">, which would have cost </w:t>
        </w:r>
      </w:ins>
      <w:ins w:id="692" w:author="Ed" w:date="2013-04-02T11:46:00Z">
        <w:r w:rsidR="008E6F27">
          <w:t>about $50</w:t>
        </w:r>
      </w:ins>
      <w:r>
        <w:t xml:space="preserve">. The motherboard, processor, and RAM were purchased specifically for this robot at a cost of $342. </w:t>
      </w:r>
      <w:del w:id="693" w:author="Ed" w:date="2013-04-02T11:46:00Z">
        <w:r w:rsidDel="008E6F27">
          <w:delText xml:space="preserve">The solid state drive was recycled from a previous robot computer, but would have cost on the order of $50.. </w:delText>
        </w:r>
      </w:del>
      <w:r>
        <w:t xml:space="preserve">Combined, the total cost of the PC for the robot was </w:t>
      </w:r>
      <w:ins w:id="694" w:author="Ed" w:date="2013-04-02T11:46:00Z">
        <w:r w:rsidR="00D12086">
          <w:t xml:space="preserve">about </w:t>
        </w:r>
      </w:ins>
      <w:r>
        <w:t>$</w:t>
      </w:r>
      <w:del w:id="695" w:author="Ed" w:date="2013-04-02T11:46:00Z">
        <w:r w:rsidDel="00D12086">
          <w:delText xml:space="preserve">497 </w:delText>
        </w:r>
      </w:del>
      <w:ins w:id="696" w:author="Ed" w:date="2013-04-02T11:46:00Z">
        <w:r w:rsidR="00D12086">
          <w:t>550</w:t>
        </w:r>
      </w:ins>
      <w:del w:id="697" w:author="Ed" w:date="2013-04-02T11:47:00Z">
        <w:r w:rsidDel="00D12086">
          <w:delText>plus the cost of the hard drive</w:delText>
        </w:r>
      </w:del>
      <w:r>
        <w:t xml:space="preserve">. This cost is consistent with the goal of producing a low-cost mobile manipulation platform, and </w:t>
      </w:r>
      <w:del w:id="698" w:author="Ed" w:date="2013-04-01T14:14:00Z">
        <w:r w:rsidDel="00C26887">
          <w:delText xml:space="preserve">would </w:delText>
        </w:r>
      </w:del>
      <w:ins w:id="699" w:author="Ed" w:date="2013-04-01T14:14:00Z">
        <w:r w:rsidR="00C26887">
          <w:t xml:space="preserve">will </w:t>
        </w:r>
      </w:ins>
      <w:r>
        <w:t>continue to drop as computer processers become cheaper and more powerful.</w:t>
      </w:r>
    </w:p>
    <w:p w:rsidR="00C82D64" w:rsidRDefault="00C82D64">
      <w:pPr>
        <w:pStyle w:val="Heading3"/>
        <w:pPrChange w:id="700" w:author="Ed" w:date="2013-04-02T11:32:00Z">
          <w:pPr>
            <w:pStyle w:val="Heading2"/>
          </w:pPr>
        </w:pPrChange>
      </w:pPr>
      <w:bookmarkStart w:id="701" w:name="_Toc351468827"/>
      <w:bookmarkStart w:id="702" w:name="_Ref351926368"/>
      <w:bookmarkStart w:id="703" w:name="_Toc352766721"/>
      <w:r>
        <w:t>National Instruments cRIO</w:t>
      </w:r>
      <w:bookmarkEnd w:id="701"/>
      <w:bookmarkEnd w:id="702"/>
      <w:bookmarkEnd w:id="703"/>
    </w:p>
    <w:p w:rsidR="00C82D64" w:rsidRDefault="00C82D64" w:rsidP="00CA427F">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vxWorks real-time operating system and the Xilinix FPGA is connected to the PowerPC processor and to 8 reconfigurable IO slots. These reconfigurable IO slots accept a myriad of modules sold by National Instruments ranging from analog to digital converters to serial bus interfaces. </w:t>
      </w:r>
      <w:del w:id="704" w:author="Ed" w:date="2013-04-01T14:14:00Z">
        <w:r w:rsidDel="00C26887">
          <w:delText>Abby</w:delText>
        </w:r>
      </w:del>
      <w:ins w:id="705" w:author="Ed" w:date="2013-04-01T14:14:00Z">
        <w:r w:rsidR="00C26887">
          <w:t>ABBY</w:t>
        </w:r>
      </w:ins>
      <w:r>
        <w:t xml:space="preserve">’s cRIO is equipped with three IO modules. A digital input/output module is used to read values from the wheel encoders and to output the enable signal to the emergency stop. A high speed digital input/output module is used to read values from the motor encoders and to send serial </w:t>
      </w:r>
      <w:r>
        <w:lastRenderedPageBreak/>
        <w:t>packets to the Sabertooth motor controller. An analog input module is used to monitor the voltage rails and read values from the yaw rate sensor.</w:t>
      </w:r>
    </w:p>
    <w:p w:rsidR="00C82D64" w:rsidRDefault="00C82D64" w:rsidP="00CA427F">
      <w:r>
        <w:t>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rsidR="00C82D64" w:rsidRDefault="00C82D64" w:rsidP="00CA427F">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7344B">
        <w:fldChar w:fldCharType="begin"/>
      </w:r>
      <w:ins w:id="706" w:author="Ed" w:date="2013-04-02T10:35:00Z">
        <w:r w:rsidR="00FC6366">
          <w:instrText xml:space="preserve"> ADDIN ZOTERO_ITEM CSL_CITATION {"citationID":"esld1g2sf","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707" w:author="Ed" w:date="2013-04-02T10:35:00Z">
        <w:r w:rsidR="00380F8D" w:rsidDel="00FC6366">
          <w:del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708" w:author="Ed" w:date="2013-04-02T10:35:00Z">
        <w:r w:rsidR="00FC6366" w:rsidRPr="00FC6366">
          <w:t>[11]</w:t>
        </w:r>
      </w:ins>
      <w:del w:id="709" w:author="Ed" w:date="2013-04-02T10:35:00Z">
        <w:r w:rsidR="00380F8D" w:rsidRPr="00FC6366" w:rsidDel="00FC6366">
          <w:delText>[10]</w:delText>
        </w:r>
      </w:del>
      <w:r w:rsidR="0087344B">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pPr>
        <w:pStyle w:val="Heading3"/>
        <w:pPrChange w:id="710" w:author="Ed" w:date="2013-04-02T11:32:00Z">
          <w:pPr>
            <w:pStyle w:val="Heading2"/>
          </w:pPr>
        </w:pPrChange>
      </w:pPr>
      <w:bookmarkStart w:id="711" w:name="_Toc351468828"/>
      <w:bookmarkStart w:id="712" w:name="_Toc352766722"/>
      <w:r>
        <w:t>ABB IRC5</w:t>
      </w:r>
      <w:bookmarkEnd w:id="711"/>
      <w:bookmarkEnd w:id="712"/>
    </w:p>
    <w:p w:rsidR="00C82D64" w:rsidRDefault="00C82D64" w:rsidP="00CA427F">
      <w:r>
        <w:t xml:space="preserve">The ABB IRB-120 robotic arm </w:t>
      </w:r>
      <w:del w:id="713" w:author="Ed" w:date="2013-04-02T11:47:00Z">
        <w:r w:rsidDel="001B61F0">
          <w:delText>can only be</w:delText>
        </w:r>
      </w:del>
      <w:ins w:id="714" w:author="Ed" w:date="2013-04-02T11:47:00Z">
        <w:r w:rsidR="001B61F0">
          <w:t>is</w:t>
        </w:r>
      </w:ins>
      <w:r>
        <w:t xml:space="preserve"> controlled by ABB’s IRC5 Compact robot controller. This controller contains all of the processing hardware and power electronics to control the arm. It runs a </w:t>
      </w:r>
      <w:del w:id="715" w:author="Ed" w:date="2013-04-01T14:14:00Z">
        <w:r w:rsidDel="00C26887">
          <w:delText xml:space="preserve">custom </w:delText>
        </w:r>
      </w:del>
      <w:ins w:id="716" w:author="Ed" w:date="2013-04-01T14:14:00Z">
        <w:r w:rsidR="00C26887">
          <w:t xml:space="preserve">proprietary </w:t>
        </w:r>
      </w:ins>
      <w:r>
        <w:t xml:space="preserve">real-time operating system that </w:t>
      </w:r>
      <w:del w:id="717" w:author="Ed" w:date="2013-04-02T11:48:00Z">
        <w:r w:rsidDel="001B61F0">
          <w:delText>can only</w:delText>
        </w:r>
      </w:del>
      <w:ins w:id="718" w:author="Ed" w:date="2013-04-02T11:48:00Z">
        <w:r w:rsidR="001B61F0">
          <w:t>must</w:t>
        </w:r>
      </w:ins>
      <w:r>
        <w:t xml:space="preserve"> be programmed in ABB’s </w:t>
      </w:r>
      <w:del w:id="719" w:author="Ed" w:date="2013-04-01T14:14:00Z">
        <w:r w:rsidDel="00C26887">
          <w:delText xml:space="preserve">proprietary </w:delText>
        </w:r>
      </w:del>
      <w:r>
        <w:t xml:space="preserve">RAPID programming language. Although the IRC5 has built-in software to </w:t>
      </w:r>
      <w:r>
        <w:lastRenderedPageBreak/>
        <w:t xml:space="preserve">perform inverse kinematics and path planning, </w:t>
      </w:r>
      <w:del w:id="720" w:author="Ed" w:date="2013-04-02T11:48:00Z">
        <w:r w:rsidDel="001B61F0">
          <w:delText xml:space="preserve">it is very finicky about avoiding singularities, and </w:delText>
        </w:r>
      </w:del>
      <w:r>
        <w:t xml:space="preserve">the preferred method of programming it is to “teach” it by manually moving the robot to points. Although this method is useful in industrial environments where the robot executes a predefined path, it is not </w:t>
      </w:r>
      <w:del w:id="721" w:author="Ed" w:date="2013-04-01T14:15:00Z">
        <w:r w:rsidDel="00C26887">
          <w:delText xml:space="preserve">possible </w:delText>
        </w:r>
      </w:del>
      <w:ins w:id="722" w:author="Ed" w:date="2013-04-01T14:15:00Z">
        <w:r w:rsidR="00C26887">
          <w:t xml:space="preserve">compatible </w:t>
        </w:r>
      </w:ins>
      <w:r>
        <w:t xml:space="preserve">with a dynamic planner. Because of these limitations of the RAPID programming language and operating system, </w:t>
      </w:r>
      <w:del w:id="723" w:author="Ed" w:date="2013-04-01T14:15:00Z">
        <w:r w:rsidDel="00C26887">
          <w:delText xml:space="preserve">we limited </w:delText>
        </w:r>
      </w:del>
      <w:r>
        <w:t xml:space="preserve">the software </w:t>
      </w:r>
      <w:del w:id="724" w:author="Ed" w:date="2013-04-01T14:15:00Z">
        <w:r w:rsidDel="00C26887">
          <w:delText xml:space="preserve">running </w:delText>
        </w:r>
      </w:del>
      <w:r>
        <w:t xml:space="preserve">on the controller </w:t>
      </w:r>
      <w:del w:id="725" w:author="Ed" w:date="2013-04-01T14:15:00Z">
        <w:r w:rsidDel="00C26887">
          <w:delText xml:space="preserve">to </w:delText>
        </w:r>
      </w:del>
      <w:ins w:id="726" w:author="Ed" w:date="2013-04-01T14:15:00Z">
        <w:r w:rsidR="00C26887">
          <w:t xml:space="preserve">performs </w:t>
        </w:r>
      </w:ins>
      <w:r>
        <w:t>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Del="00C26887" w:rsidRDefault="00C82D64" w:rsidP="00606590">
      <w:pPr>
        <w:pStyle w:val="Heading2"/>
        <w:rPr>
          <w:del w:id="727" w:author="Ed" w:date="2013-04-01T14:18:00Z"/>
        </w:rPr>
        <w:pPrChange w:id="728" w:author="Ed" w:date="2013-04-03T15:31:00Z">
          <w:pPr/>
        </w:pPrChange>
      </w:pPr>
      <w:del w:id="729" w:author="Ed" w:date="2013-04-01T14:18:00Z">
        <w:r w:rsidDel="00C26887">
          <w:delText xml:space="preserve">In addition to the real-time RAPID operating system, there is a second computer connected to the IRC5 Compact cabinet, the FlexPendant. The FlexPendant is a handheld touchscreen computer running a custom software package under Windows CE. On </w:delText>
        </w:r>
        <w:r w:rsidRPr="004C3DE8" w:rsidDel="00C26887">
          <w:delText>this robot, the FlexPendant is used only by operators as a monitor for the IRC5 status. It is possible to run the robot “headless” with the FlexPendant disconnected.</w:delText>
        </w:r>
        <w:bookmarkStart w:id="730" w:name="_Toc352766488"/>
        <w:bookmarkStart w:id="731" w:name="_Toc352766621"/>
        <w:bookmarkStart w:id="732" w:name="_Toc352766723"/>
        <w:bookmarkEnd w:id="730"/>
        <w:bookmarkEnd w:id="731"/>
        <w:bookmarkEnd w:id="732"/>
      </w:del>
    </w:p>
    <w:p w:rsidR="00C82D64" w:rsidRPr="004C3DE8" w:rsidRDefault="00C82D64" w:rsidP="00606590">
      <w:pPr>
        <w:pStyle w:val="Heading2"/>
        <w:pPrChange w:id="733" w:author="Ed" w:date="2013-04-03T15:31:00Z">
          <w:pPr>
            <w:pStyle w:val="Heading2"/>
          </w:pPr>
        </w:pPrChange>
      </w:pPr>
      <w:bookmarkStart w:id="734" w:name="__RefHeading__530_1800207281"/>
      <w:bookmarkStart w:id="735" w:name="_Toc351468829"/>
      <w:bookmarkStart w:id="736" w:name="_Toc352766724"/>
      <w:bookmarkEnd w:id="734"/>
      <w:r w:rsidRPr="004C3DE8">
        <w:t>R</w:t>
      </w:r>
      <w:ins w:id="737" w:author="Ed" w:date="2013-04-02T11:49:00Z">
        <w:r w:rsidR="001B61F0">
          <w:t xml:space="preserve">obot </w:t>
        </w:r>
      </w:ins>
      <w:r w:rsidRPr="004C3DE8">
        <w:t>O</w:t>
      </w:r>
      <w:ins w:id="738" w:author="Ed" w:date="2013-04-02T11:49:00Z">
        <w:r w:rsidR="001B61F0">
          <w:t xml:space="preserve">perating </w:t>
        </w:r>
      </w:ins>
      <w:r w:rsidRPr="004C3DE8">
        <w:t>S</w:t>
      </w:r>
      <w:ins w:id="739" w:author="Ed" w:date="2013-04-02T11:49:00Z">
        <w:r w:rsidR="001B61F0">
          <w:t>ystem</w:t>
        </w:r>
      </w:ins>
      <w:bookmarkEnd w:id="736"/>
      <w:del w:id="740" w:author="Ed" w:date="2013-04-02T11:49:00Z">
        <w:r w:rsidRPr="004C3DE8" w:rsidDel="001B61F0">
          <w:delText xml:space="preserve"> Framework</w:delText>
        </w:r>
      </w:del>
      <w:bookmarkEnd w:id="735"/>
    </w:p>
    <w:p w:rsidR="00C82D64" w:rsidRDefault="00C82D64" w:rsidP="00CA427F">
      <w:r w:rsidRPr="004C3DE8">
        <w:t>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reimplement algorithms.</w:t>
      </w:r>
    </w:p>
    <w:p w:rsidR="00C82D64" w:rsidRDefault="00C82D64" w:rsidP="00CA427F">
      <w:r w:rsidRPr="004C3DE8">
        <w:t xml:space="preserve">ROS nodes communicate to each other by sending messages to each other on topics. Messages have predefined types that define the fields of the message. Many message types are already defined in the ROS core and in existing ROS packages, but developers </w:t>
      </w:r>
      <w:r w:rsidRPr="004C3DE8">
        <w:lastRenderedPageBreak/>
        <w:t>can also define their own message types. Topics are</w:t>
      </w:r>
      <w:r>
        <w:t xml:space="preserve"> identified by names, which are organized into hierarchical namespaces. ROS nodes can publish messages to one or more topics for other nodes to subscribe to. Many ROS nodes </w:t>
      </w:r>
      <w:del w:id="741" w:author="Ed" w:date="2013-04-01T14:18:00Z">
        <w:r w:rsidDel="00C26887">
          <w:delText xml:space="preserve">can </w:delText>
        </w:r>
      </w:del>
      <w:ins w:id="742" w:author="Ed" w:date="2013-04-01T14:18:00Z">
        <w:r w:rsidR="00C26887">
          <w:t xml:space="preserve">may </w:t>
        </w:r>
      </w:ins>
      <w:r>
        <w:t xml:space="preserve">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del w:id="743" w:author="Ed" w:date="2013-04-02T10:25:00Z">
        <w:r w:rsidR="000942D4" w:rsidDel="002D6416">
          <w:delText>.</w:delText>
        </w:r>
      </w:del>
      <w:r w:rsidR="0087344B">
        <w:fldChar w:fldCharType="begin"/>
      </w:r>
      <w:ins w:id="744" w:author="Ed" w:date="2013-04-02T10:35:00Z">
        <w:r w:rsidR="00FC6366">
          <w:instrText xml:space="preserve"> ADDIN ZOTERO_ITEM CSL_CITATION {"citationID":"4itaqa0it","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745" w:author="Ed" w:date="2013-04-02T10:35:00Z">
        <w:r w:rsidR="00380F8D" w:rsidDel="00FC6366">
          <w:del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746" w:author="Ed" w:date="2013-04-02T10:35:00Z">
        <w:r w:rsidR="00FC6366" w:rsidRPr="00FC6366">
          <w:t>[12]</w:t>
        </w:r>
      </w:ins>
      <w:del w:id="747" w:author="Ed" w:date="2013-04-02T10:35:00Z">
        <w:r w:rsidR="00380F8D" w:rsidRPr="00FC6366" w:rsidDel="00FC6366">
          <w:delText>[11]</w:delText>
        </w:r>
      </w:del>
      <w:r w:rsidR="0087344B">
        <w:fldChar w:fldCharType="end"/>
      </w:r>
      <w:ins w:id="748" w:author="Ed" w:date="2013-04-02T10:25:00Z">
        <w:r w:rsidR="002D6416">
          <w:t>.</w:t>
        </w:r>
      </w:ins>
    </w:p>
    <w:p w:rsidR="00C82D64" w:rsidRDefault="00C82D64" w:rsidP="00CA427F">
      <w:r>
        <w:t>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w:t>
      </w:r>
      <w:del w:id="749" w:author="Ed" w:date="2013-04-01T14:18:00Z">
        <w:r w:rsidDel="00C26887">
          <w:delText>; the reply message</w:delText>
        </w:r>
      </w:del>
      <w:r>
        <w:t xml:space="preserve"> containing processed data or a status message </w:t>
      </w:r>
      <w:r w:rsidR="000942D4">
        <w:t>about the service</w:t>
      </w:r>
      <w:del w:id="750" w:author="Ed" w:date="2013-04-02T10:25:00Z">
        <w:r w:rsidR="000942D4" w:rsidDel="002D6416">
          <w:delText>.</w:delText>
        </w:r>
      </w:del>
      <w:r w:rsidR="0087344B">
        <w:fldChar w:fldCharType="begin"/>
      </w:r>
      <w:ins w:id="751" w:author="Ed" w:date="2013-04-02T10:35:00Z">
        <w:r w:rsidR="00FC6366">
          <w:instrText xml:space="preserve"> ADDIN ZOTERO_ITEM CSL_CITATION {"citationID":"r17dll8ml","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752" w:author="Ed" w:date="2013-04-02T10:35:00Z">
        <w:r w:rsidR="00380F8D" w:rsidDel="00FC6366">
          <w:del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753" w:author="Ed" w:date="2013-04-02T10:35:00Z">
        <w:r w:rsidR="00FC6366" w:rsidRPr="00FC6366">
          <w:t>[12]</w:t>
        </w:r>
      </w:ins>
      <w:del w:id="754" w:author="Ed" w:date="2013-04-02T10:35:00Z">
        <w:r w:rsidR="00380F8D" w:rsidRPr="00FC6366" w:rsidDel="00FC6366">
          <w:delText>[11]</w:delText>
        </w:r>
      </w:del>
      <w:r w:rsidR="0087344B">
        <w:fldChar w:fldCharType="end"/>
      </w:r>
      <w:ins w:id="755" w:author="Ed" w:date="2013-04-02T10:25:00Z">
        <w:r w:rsidR="002D6416">
          <w:t>.</w:t>
        </w:r>
      </w:ins>
    </w:p>
    <w:p w:rsidR="00C82D64" w:rsidRDefault="00C82D64" w:rsidP="00CA427F">
      <w:r>
        <w:t>ROS also provides an</w:t>
      </w:r>
      <w:del w:id="756" w:author="Ed" w:date="2013-04-01T14:18:00Z">
        <w:r w:rsidDel="00C26887">
          <w:delText>d</w:delText>
        </w:r>
      </w:del>
      <w:r>
        <w:t xml:space="preserve">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w:t>
      </w:r>
      <w:r>
        <w:lastRenderedPageBreak/>
        <w:t>processing the goal, it sends a result message, which notifies the client that it has finished processing the goal and retu</w:t>
      </w:r>
      <w:r w:rsidR="000942D4">
        <w:t>rns the result of the process</w:t>
      </w:r>
      <w:del w:id="757" w:author="Ed" w:date="2013-04-02T10:25:00Z">
        <w:r w:rsidR="000942D4" w:rsidDel="002D6416">
          <w:delText xml:space="preserve">. </w:delText>
        </w:r>
      </w:del>
      <w:r w:rsidR="0087344B">
        <w:fldChar w:fldCharType="begin"/>
      </w:r>
      <w:ins w:id="758" w:author="Ed" w:date="2013-04-02T10:35:00Z">
        <w:r w:rsidR="00FC6366">
          <w:instrText xml:space="preserve"> ADDIN ZOTERO_ITEM CSL_CITATION {"citationID":"1bs671p95v","properties":{"formattedCitation":"[13]","plainCitation":"[13]"},"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ins>
      <w:del w:id="759" w:author="Ed" w:date="2013-04-02T10:35:00Z">
        <w:r w:rsidR="00380F8D" w:rsidDel="00FC6366">
          <w:del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delInstrText>
        </w:r>
      </w:del>
      <w:r w:rsidR="0087344B">
        <w:fldChar w:fldCharType="separate"/>
      </w:r>
      <w:ins w:id="760" w:author="Ed" w:date="2013-04-02T10:35:00Z">
        <w:r w:rsidR="00FC6366" w:rsidRPr="00FC6366">
          <w:t>[13]</w:t>
        </w:r>
      </w:ins>
      <w:del w:id="761" w:author="Ed" w:date="2013-04-02T10:35:00Z">
        <w:r w:rsidR="00380F8D" w:rsidRPr="00FC6366" w:rsidDel="00FC6366">
          <w:delText>[12]</w:delText>
        </w:r>
      </w:del>
      <w:r w:rsidR="0087344B">
        <w:fldChar w:fldCharType="end"/>
      </w:r>
      <w:ins w:id="762" w:author="Ed" w:date="2013-04-02T10:25:00Z">
        <w:r w:rsidR="002D6416">
          <w:t>.</w:t>
        </w:r>
      </w:ins>
    </w:p>
    <w:p w:rsidR="00C82D64" w:rsidRDefault="00C82D64">
      <w:pPr>
        <w:pStyle w:val="Heading3"/>
        <w:pPrChange w:id="763" w:author="Ed" w:date="2013-04-02T11:33:00Z">
          <w:pPr>
            <w:pStyle w:val="Heading2"/>
          </w:pPr>
        </w:pPrChange>
      </w:pPr>
      <w:bookmarkStart w:id="764" w:name="_Toc351468830"/>
      <w:bookmarkStart w:id="765" w:name="_Toc352766725"/>
      <w:r>
        <w:t>The Robot Model</w:t>
      </w:r>
      <w:bookmarkEnd w:id="764"/>
      <w:bookmarkEnd w:id="765"/>
    </w:p>
    <w:p w:rsidR="00C82D64" w:rsidRDefault="00C82D64" w:rsidP="00CA427F">
      <w:r>
        <w:t>Another feature of ROS is the definition of robot physical characteristics for visualization and simulation using Universal Robot Descriptor Files (URDF). URDFs incorporate kinematic information such as joint geometry</w:t>
      </w:r>
      <w:ins w:id="766" w:author="Ed" w:date="2013-04-01T14:18:00Z">
        <w:r w:rsidR="00C26887">
          <w:t>,</w:t>
        </w:r>
      </w:ins>
      <w:r>
        <w:t xml:space="preserve"> </w:t>
      </w:r>
      <w:del w:id="767" w:author="Ed" w:date="2013-04-01T14:18:00Z">
        <w:r w:rsidDel="00C26887">
          <w:delText xml:space="preserve">and </w:delText>
        </w:r>
      </w:del>
      <w:r>
        <w:t xml:space="preserve">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w:t>
      </w:r>
      <w:ins w:id="768" w:author="Ed" w:date="2013-04-01T14:19:00Z">
        <w:r w:rsidR="00C26887">
          <w:t xml:space="preserve">physics Simulation, </w:t>
        </w:r>
      </w:ins>
      <w:r>
        <w:t xml:space="preserve">and visualization in the Rviz GUI application. </w:t>
      </w:r>
      <w:del w:id="769" w:author="Ed" w:date="2013-04-01T14:14:00Z">
        <w:r w:rsidDel="00C26887">
          <w:delText>ABBY</w:delText>
        </w:r>
      </w:del>
      <w:ins w:id="770" w:author="Ed" w:date="2013-04-01T14:14:00Z">
        <w:r w:rsidR="00C26887">
          <w:t>ABBY</w:t>
        </w:r>
      </w:ins>
      <w:r>
        <w:t xml:space="preserve"> is fully defined in a modular URDF file generated using the ROS xacro system of xml generation macros. </w:t>
      </w:r>
    </w:p>
    <w:p w:rsidR="00C82D64" w:rsidRDefault="00C82D64" w:rsidP="00CA427F">
      <w:r>
        <w:t>The robot frame is defined in the URDF as a series of links joined by fixed joints.  The visual, collision, and inertial data for each of the links was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A427F">
      <w:r>
        <w:t xml:space="preserve">The Kinect and the SICK LIDAR are defined as xacro macros that place their visualization and collisions meshes in the URDF and define all </w:t>
      </w:r>
      <w:ins w:id="771" w:author="Ed" w:date="2013-04-01T14:19:00Z">
        <w:r w:rsidR="00C26887">
          <w:t xml:space="preserve">of the </w:t>
        </w:r>
      </w:ins>
      <w:r>
        <w:t xml:space="preserve">necessary sensor frames as mass-less links. This makes it easy to reuse the sensors in models of this and </w:t>
      </w:r>
      <w:r>
        <w:lastRenderedPageBreak/>
        <w:t>other robots by simply importing the xacro macros. The macros each define a sensor root link at an externally visible point on the sensor body. This is much easier than the previous method of manually publishing a transform from the robot root link to the sensor frame because the sensor frame is located inside the body of the sensor and consequently difficult to locate on the physical robot.</w:t>
      </w:r>
    </w:p>
    <w:p w:rsidR="00C82D64" w:rsidRDefault="00C82D64" w:rsidP="00CA427F">
      <w:r>
        <w:t>The IRB-120 arm is also defined as a xacro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F87CE5" w:rsidRDefault="00CA427F" w:rsidP="00F87CE5">
      <w:pPr>
        <w:keepNext/>
      </w:pPr>
      <w:r>
        <w:rPr>
          <w:noProof/>
          <w:lang w:bidi="ar-SA"/>
        </w:rPr>
        <w:lastRenderedPageBreak/>
        <w:drawing>
          <wp:inline distT="0" distB="0" distL="0" distR="0" wp14:anchorId="24D7E011" wp14:editId="08BBB23D">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22" cstate="print">
                      <a:extLst>
                        <a:ext uri="{28A0092B-C50C-407E-A947-70E740481C1C}">
                          <a14:useLocalDpi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a14="http://schemas.microsoft.com/office/drawing/2010/main"/>
                      </a:ext>
                    </a:extLst>
                  </pic:spPr>
                </pic:pic>
              </a:graphicData>
            </a:graphic>
          </wp:inline>
        </w:drawing>
      </w:r>
    </w:p>
    <w:p w:rsidR="00C82D64" w:rsidRDefault="00F87CE5" w:rsidP="00F87CE5">
      <w:pPr>
        <w:pStyle w:val="Caption"/>
        <w:jc w:val="both"/>
        <w:rPr>
          <w:highlight w:val="yellow"/>
        </w:rPr>
      </w:pPr>
      <w:bookmarkStart w:id="772" w:name="_Toc351997943"/>
      <w:bookmarkStart w:id="773" w:name="_Toc352766820"/>
      <w:r>
        <w:t xml:space="preserve">Figure </w:t>
      </w:r>
      <w:fldSimple w:instr=" SEQ Figure \* ARABIC ">
        <w:r w:rsidR="003803BC">
          <w:rPr>
            <w:noProof/>
          </w:rPr>
          <w:t>9</w:t>
        </w:r>
      </w:fldSimple>
      <w:r>
        <w:t>:</w:t>
      </w:r>
      <w:del w:id="774" w:author="Ed" w:date="2013-04-01T14:14:00Z">
        <w:r w:rsidDel="00C26887">
          <w:delText>ABBY</w:delText>
        </w:r>
      </w:del>
      <w:ins w:id="775" w:author="Ed" w:date="2013-04-01T14:14:00Z">
        <w:r w:rsidR="00C26887">
          <w:t>ABBY</w:t>
        </w:r>
      </w:ins>
      <w:r>
        <w:t>’s robot model, LIDAR data (green points), and Kinect point cloud (multicolored points) visualized in Rviz</w:t>
      </w:r>
      <w:bookmarkEnd w:id="772"/>
      <w:bookmarkEnd w:id="773"/>
    </w:p>
    <w:p w:rsidR="00C82D64" w:rsidRPr="00656E12" w:rsidRDefault="00C82D64" w:rsidP="00CA427F">
      <w:r>
        <w:t>In addition to providing the geometric definition of the robot, the robot model makes the Rviz robot visua</w:t>
      </w:r>
      <w:r w:rsidR="00F87CE5">
        <w:t xml:space="preserve">lization GUI much more usable. </w:t>
      </w:r>
      <w:r>
        <w:t xml:space="preserve">Because visualization meshes of the robot are defined, Rviz </w:t>
      </w:r>
      <w:del w:id="776" w:author="Ed" w:date="2013-04-01T14:19:00Z">
        <w:r w:rsidDel="00C26887">
          <w:delText xml:space="preserve">will </w:delText>
        </w:r>
      </w:del>
      <w:ins w:id="777" w:author="Ed" w:date="2013-04-01T14:19:00Z">
        <w:r w:rsidR="00C26887">
          <w:t xml:space="preserve">can </w:t>
        </w:r>
      </w:ins>
      <w:r>
        <w:t>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606590">
      <w:pPr>
        <w:pStyle w:val="Heading2"/>
        <w:pPrChange w:id="778" w:author="Ed" w:date="2013-04-03T15:31:00Z">
          <w:pPr>
            <w:pStyle w:val="Heading2"/>
          </w:pPr>
        </w:pPrChange>
      </w:pPr>
      <w:bookmarkStart w:id="779" w:name="__RefHeading__536_1800207281"/>
      <w:bookmarkStart w:id="780" w:name="_Toc351468831"/>
      <w:bookmarkStart w:id="781" w:name="_Toc352766726"/>
      <w:bookmarkEnd w:id="779"/>
      <w:r>
        <w:t>Hardware Drivers</w:t>
      </w:r>
      <w:bookmarkEnd w:id="780"/>
      <w:bookmarkEnd w:id="781"/>
    </w:p>
    <w:p w:rsidR="00C82D64" w:rsidRDefault="00C82D64" w:rsidP="00CA427F">
      <w:bookmarkStart w:id="782" w:name="__RefHeading__532_1800207281"/>
      <w:bookmarkEnd w:id="782"/>
      <w:r>
        <w:t xml:space="preserve">In order for ROS to read data from a sensor or send commands to an actuator, it must use a software driver implemented as a ROS node. The driver node for a sensor interfaces </w:t>
      </w:r>
      <w:r>
        <w:lastRenderedPageBreak/>
        <w:t>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A427F">
      <w:del w:id="783" w:author="Ed" w:date="2013-04-01T14:14:00Z">
        <w:r w:rsidDel="00C26887">
          <w:delText>ABBY</w:delText>
        </w:r>
      </w:del>
      <w:ins w:id="784" w:author="Ed" w:date="2013-04-01T14:14:00Z">
        <w:r w:rsidR="00C26887">
          <w:t>ABBY</w:t>
        </w:r>
      </w:ins>
      <w:r>
        <w:t xml:space="preserve">'s Kinect camera and SICK LIDAR use preexisting open source drivers. The ROS driver node for the mobile base was developed previously by </w:t>
      </w:r>
      <w:del w:id="785" w:author="Ed" w:date="2013-04-02T09:09:00Z">
        <w:r w:rsidDel="003C6932">
          <w:delText xml:space="preserve">our </w:delText>
        </w:r>
      </w:del>
      <w:ins w:id="786" w:author="Ed" w:date="2013-04-02T09:09:00Z">
        <w:r w:rsidR="003C6932">
          <w:t xml:space="preserve">this </w:t>
        </w:r>
      </w:ins>
      <w:r>
        <w:t>lab for other robots using the same hardware, and required limited modification for</w:t>
      </w:r>
      <w:r w:rsidR="000942D4">
        <w:t xml:space="preserve"> this robot</w:t>
      </w:r>
      <w:del w:id="787" w:author="Ed" w:date="2013-04-02T10:25:00Z">
        <w:r w:rsidR="000942D4" w:rsidDel="002D6416">
          <w:delText>.</w:delText>
        </w:r>
      </w:del>
      <w:r w:rsidR="0087344B">
        <w:fldChar w:fldCharType="begin"/>
      </w:r>
      <w:ins w:id="788" w:author="Ed" w:date="2013-04-02T10:35:00Z">
        <w:r w:rsidR="00FC6366">
          <w:instrText xml:space="preserve"> ADDIN ZOTERO_ITEM CSL_CITATION {"citationID":"263u2d2vrk","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del w:id="789" w:author="Ed" w:date="2013-04-02T10:35:00Z">
        <w:r w:rsidR="00380F8D" w:rsidDel="00FC6366">
          <w:del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delInstrText>
        </w:r>
      </w:del>
      <w:r w:rsidR="0087344B">
        <w:fldChar w:fldCharType="separate"/>
      </w:r>
      <w:ins w:id="790" w:author="Ed" w:date="2013-04-02T10:35:00Z">
        <w:r w:rsidR="00FC6366" w:rsidRPr="00FC6366">
          <w:t>[9]</w:t>
        </w:r>
      </w:ins>
      <w:del w:id="791" w:author="Ed" w:date="2013-04-02T10:35:00Z">
        <w:r w:rsidR="00380F8D" w:rsidRPr="00FC6366" w:rsidDel="00FC6366">
          <w:delText>[13]</w:delText>
        </w:r>
      </w:del>
      <w:r w:rsidR="0087344B">
        <w:fldChar w:fldCharType="end"/>
      </w:r>
      <w:ins w:id="792" w:author="Ed" w:date="2013-04-02T10:25:00Z">
        <w:r w:rsidR="002D6416">
          <w:t>.</w:t>
        </w:r>
      </w:ins>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pPr>
        <w:pStyle w:val="Heading3"/>
        <w:pPrChange w:id="793" w:author="Ed" w:date="2013-04-02T11:33:00Z">
          <w:pPr>
            <w:pStyle w:val="Heading2"/>
          </w:pPr>
        </w:pPrChange>
      </w:pPr>
      <w:bookmarkStart w:id="794" w:name="_Toc351468832"/>
      <w:bookmarkStart w:id="795" w:name="_Toc352766727"/>
      <w:r>
        <w:t>The Mobile Base</w:t>
      </w:r>
      <w:bookmarkEnd w:id="794"/>
      <w:bookmarkEnd w:id="795"/>
    </w:p>
    <w:p w:rsidR="00C82D64" w:rsidRDefault="00C82D64" w:rsidP="00CA427F">
      <w:bookmarkStart w:id="796" w:name="__RefHeading__534_1800207281"/>
      <w:bookmarkEnd w:id="796"/>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A427F">
      <w:r>
        <w:t xml:space="preserve">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w:t>
      </w:r>
      <w:r>
        <w:lastRenderedPageBreak/>
        <w:t>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CA427F">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pPr>
        <w:pStyle w:val="Heading3"/>
        <w:pPrChange w:id="797" w:author="Ed" w:date="2013-04-02T11:33:00Z">
          <w:pPr>
            <w:pStyle w:val="Heading2"/>
          </w:pPr>
        </w:pPrChange>
      </w:pPr>
      <w:bookmarkStart w:id="798" w:name="_Toc351468833"/>
      <w:bookmarkStart w:id="799" w:name="_Toc352766728"/>
      <w:r>
        <w:t>ROS Industrial</w:t>
      </w:r>
      <w:bookmarkEnd w:id="798"/>
      <w:bookmarkEnd w:id="799"/>
    </w:p>
    <w:p w:rsidR="00C82D64" w:rsidRDefault="00C82D64" w:rsidP="00CA427F">
      <w:r>
        <w:t>ROS Industrial is a project led by SWRI to develop a standard ROS framework for us</w:t>
      </w:r>
      <w:r w:rsidR="000942D4">
        <w:t>ing ROS with industrial robots</w:t>
      </w:r>
      <w:del w:id="800" w:author="Ed" w:date="2013-04-02T10:25:00Z">
        <w:r w:rsidR="000942D4" w:rsidDel="002D6416">
          <w:delText>.</w:delText>
        </w:r>
      </w:del>
      <w:r w:rsidR="0087344B">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7344B">
        <w:fldChar w:fldCharType="separate"/>
      </w:r>
      <w:r w:rsidR="00380F8D" w:rsidRPr="00380F8D">
        <w:t>[14]</w:t>
      </w:r>
      <w:r w:rsidR="0087344B">
        <w:fldChar w:fldCharType="end"/>
      </w:r>
      <w:ins w:id="801" w:author="Ed" w:date="2013-04-02T10:26:00Z">
        <w:r w:rsidR="002D6416">
          <w:t>.</w:t>
        </w:r>
      </w:ins>
      <w:r>
        <w:t xml:space="preserve"> </w:t>
      </w:r>
      <w:del w:id="802" w:author="Ed" w:date="2013-04-01T14:14:00Z">
        <w:r w:rsidDel="00C26887">
          <w:delText>ABBY</w:delText>
        </w:r>
      </w:del>
      <w:ins w:id="803" w:author="Ed" w:date="2013-04-01T14:14:00Z">
        <w:r w:rsidR="00C26887">
          <w:t>ABBY</w:t>
        </w:r>
      </w:ins>
      <w:r>
        <w:t xml:space="preserve"> uses the ROS Industrial framework of messages and driver nodes to control the IRB-120 using the IRC5 Compact. </w:t>
      </w:r>
      <w:del w:id="804" w:author="Ed" w:date="2013-04-01T14:14:00Z">
        <w:r w:rsidDel="00C26887">
          <w:delText>ABBY</w:delText>
        </w:r>
      </w:del>
      <w:ins w:id="805" w:author="Ed" w:date="2013-04-01T14:14:00Z">
        <w:r w:rsidR="00C26887">
          <w:t>ABBY</w:t>
        </w:r>
      </w:ins>
      <w:r>
        <w:t>'s ROS Industrial driver was written specifically for this project, but was later incorporated into the ROS Industrial codebase.</w:t>
      </w:r>
    </w:p>
    <w:p w:rsidR="00C82D64" w:rsidRDefault="00C82D64" w:rsidP="00CA427F">
      <w:r>
        <w:t xml:space="preserve">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w:t>
      </w:r>
      <w:r>
        <w:lastRenderedPageBreak/>
        <w:t>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tem</w:t>
      </w:r>
      <w:del w:id="806" w:author="Ed" w:date="2013-04-02T10:26:00Z">
        <w:r w:rsidR="000942D4" w:rsidDel="002D6416">
          <w:delText xml:space="preserve">. </w:delText>
        </w:r>
      </w:del>
      <w:r w:rsidR="0087344B">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7344B">
        <w:fldChar w:fldCharType="separate"/>
      </w:r>
      <w:r w:rsidR="00380F8D" w:rsidRPr="00380F8D">
        <w:t>[15]</w:t>
      </w:r>
      <w:r w:rsidR="0087344B">
        <w:fldChar w:fldCharType="end"/>
      </w:r>
      <w:ins w:id="807" w:author="Ed" w:date="2013-04-02T10:26:00Z">
        <w:r w:rsidR="002D6416">
          <w:t>.</w:t>
        </w:r>
      </w:ins>
    </w:p>
    <w:p w:rsidR="00C82D64" w:rsidRDefault="00C82D64" w:rsidP="00CA427F">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w:t>
      </w:r>
      <w:del w:id="808" w:author="Ed" w:date="2013-04-01T14:30:00Z">
        <w:r w:rsidDel="00523A24">
          <w:delText>motion process commands the arm to go to each point in the trajectory</w:delText>
        </w:r>
      </w:del>
      <w:ins w:id="809" w:author="Ed" w:date="2013-04-01T14:30:00Z">
        <w:r w:rsidR="00523A24">
          <w:t xml:space="preserve">trajectory server passes it to the motion process, which sends the arm to each point in the trajectory. In order to generate smooth motion through </w:t>
        </w:r>
      </w:ins>
      <w:ins w:id="810" w:author="Ed" w:date="2013-04-01T14:32:00Z">
        <w:r w:rsidR="00523A24">
          <w:t>the trajectory</w:t>
        </w:r>
      </w:ins>
      <w:ins w:id="811" w:author="Ed" w:date="2013-04-01T14:30:00Z">
        <w:r w:rsidR="00523A24">
          <w:t>,</w:t>
        </w:r>
      </w:ins>
      <w:ins w:id="812" w:author="Ed" w:date="2013-04-01T14:31:00Z">
        <w:r w:rsidR="00523A24">
          <w:t xml:space="preserve"> </w:t>
        </w:r>
      </w:ins>
      <w:ins w:id="813" w:author="Ed" w:date="2013-04-01T14:32:00Z">
        <w:r w:rsidR="00523A24">
          <w:t xml:space="preserve">the </w:t>
        </w:r>
      </w:ins>
      <w:del w:id="814" w:author="Ed" w:date="2013-04-01T14:32:00Z">
        <w:r w:rsidDel="00523A24">
          <w:delText xml:space="preserve">. By default, the IRC5 controller attempts to stop precisely at each point, resulting in jerky robot motion. This problem is solved by defining all of the </w:delText>
        </w:r>
      </w:del>
      <w:r>
        <w:t>intermediate points in the trajectory as being low precision waypoints</w:t>
      </w:r>
      <w:del w:id="815" w:author="Ed" w:date="2013-04-01T14:32:00Z">
        <w:r w:rsidDel="00523A24">
          <w:delText>, and only requesting a precision stop at the last point in the trajectory</w:delText>
        </w:r>
      </w:del>
      <w:r>
        <w:t>. Because 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pPr>
        <w:pStyle w:val="Heading3"/>
        <w:pPrChange w:id="816" w:author="Ed" w:date="2013-04-02T11:33:00Z">
          <w:pPr>
            <w:pStyle w:val="Heading2"/>
          </w:pPr>
        </w:pPrChange>
      </w:pPr>
      <w:bookmarkStart w:id="817" w:name="_Toc351468834"/>
      <w:bookmarkStart w:id="818" w:name="_Toc352766729"/>
      <w:r>
        <w:t>Gripper Driver</w:t>
      </w:r>
      <w:bookmarkEnd w:id="817"/>
      <w:bookmarkEnd w:id="818"/>
    </w:p>
    <w:p w:rsidR="00C82D64" w:rsidRPr="00434800" w:rsidRDefault="00C82D64" w:rsidP="00CA427F">
      <w:r w:rsidRPr="00434800">
        <w:t xml:space="preserve">The gripper driver is a ROS node that runs natively on an Arduino's AtMega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w:t>
      </w:r>
      <w:r w:rsidRPr="00434800">
        <w:lastRenderedPageBreak/>
        <w:t>describing the current position of the gripper plates and provides a ROS service to open and close the gripper. The Fuerte version of ROS Serial did not</w:t>
      </w:r>
      <w:r w:rsidR="000942D4">
        <w:t xml:space="preserve"> </w:t>
      </w:r>
      <w:del w:id="819" w:author="Ed" w:date="2013-04-01T14:33:00Z">
        <w:r w:rsidR="000942D4" w:rsidDel="00523A24">
          <w:delText xml:space="preserve">actually </w:delText>
        </w:r>
      </w:del>
      <w:ins w:id="820" w:author="Ed" w:date="2013-04-01T14:33:00Z">
        <w:r w:rsidR="00523A24">
          <w:t xml:space="preserve">properly </w:t>
        </w:r>
      </w:ins>
      <w:r w:rsidR="000942D4">
        <w:t>support ROS services</w:t>
      </w:r>
      <w:del w:id="821" w:author="Ed" w:date="2013-04-02T10:26:00Z">
        <w:r w:rsidR="000942D4" w:rsidDel="002D6416">
          <w:delText>.</w:delText>
        </w:r>
      </w:del>
      <w:r w:rsidR="0087344B">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7344B">
        <w:fldChar w:fldCharType="separate"/>
      </w:r>
      <w:r w:rsidR="00380F8D" w:rsidRPr="00380F8D">
        <w:t>[16]</w:t>
      </w:r>
      <w:r w:rsidR="0087344B">
        <w:fldChar w:fldCharType="end"/>
      </w:r>
      <w:ins w:id="822" w:author="Ed" w:date="2013-04-02T10:26:00Z">
        <w:r w:rsidR="002D6416">
          <w:t>.</w:t>
        </w:r>
      </w:ins>
      <w:r w:rsidR="000942D4">
        <w:t xml:space="preserve"> </w:t>
      </w:r>
      <w:r w:rsidRPr="00434800">
        <w:t xml:space="preserve">In order to implement a service on the Arduino, changes were made to the ROS Serial bridge node and microcontroller code </w:t>
      </w:r>
      <w:r w:rsidR="000942D4">
        <w:t>to enable support of services</w:t>
      </w:r>
      <w:del w:id="823" w:author="Ed" w:date="2013-04-02T10:26:00Z">
        <w:r w:rsidR="000942D4" w:rsidDel="002D6416">
          <w:delText xml:space="preserve">. </w:delText>
        </w:r>
      </w:del>
      <w:r w:rsidR="0087344B">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7344B">
        <w:fldChar w:fldCharType="separate"/>
      </w:r>
      <w:r w:rsidR="00380F8D" w:rsidRPr="00380F8D">
        <w:t>[17]</w:t>
      </w:r>
      <w:r w:rsidR="0087344B">
        <w:fldChar w:fldCharType="end"/>
      </w:r>
      <w:ins w:id="824" w:author="Ed" w:date="2013-04-02T10:26:00Z">
        <w:r w:rsidR="002D6416">
          <w:t>.</w:t>
        </w:r>
      </w:ins>
    </w:p>
    <w:p w:rsidR="00021F0A" w:rsidRDefault="00021F0A" w:rsidP="00606590">
      <w:pPr>
        <w:pStyle w:val="Heading1"/>
        <w:pPrChange w:id="825" w:author="Ed" w:date="2013-04-03T15:31:00Z">
          <w:pPr>
            <w:pStyle w:val="Heading1"/>
          </w:pPr>
        </w:pPrChange>
      </w:pPr>
      <w:bookmarkStart w:id="826" w:name="_Toc352766730"/>
      <w:r>
        <w:lastRenderedPageBreak/>
        <w:t>Experimental Software</w:t>
      </w:r>
      <w:bookmarkEnd w:id="826"/>
    </w:p>
    <w:p w:rsidR="0053034D" w:rsidRDefault="0053034D" w:rsidP="00606590">
      <w:pPr>
        <w:pStyle w:val="Heading2"/>
        <w:pPrChange w:id="827" w:author="Ed" w:date="2013-04-03T15:31:00Z">
          <w:pPr>
            <w:pStyle w:val="Heading2"/>
          </w:pPr>
        </w:pPrChange>
      </w:pPr>
      <w:bookmarkStart w:id="828" w:name="_Toc351559255"/>
      <w:bookmarkStart w:id="829" w:name="_Toc352766731"/>
      <w:r>
        <w:t xml:space="preserve">Kinect </w:t>
      </w:r>
      <w:bookmarkEnd w:id="828"/>
      <w:r w:rsidR="00920819">
        <w:t>Position Calibration</w:t>
      </w:r>
      <w:bookmarkEnd w:id="829"/>
    </w:p>
    <w:p w:rsidR="0053034D" w:rsidRDefault="0053034D" w:rsidP="00CA427F">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CA427F">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w:t>
      </w:r>
      <w:del w:id="830" w:author="Ed" w:date="2013-04-01T14:33:00Z">
        <w:r w:rsidDel="00847F35">
          <w:delText xml:space="preserve">to </w:delText>
        </w:r>
      </w:del>
      <w:ins w:id="831" w:author="Ed" w:date="2013-04-01T14:33:00Z">
        <w:r w:rsidR="00847F35">
          <w:t xml:space="preserve">so </w:t>
        </w:r>
      </w:ins>
      <w:r>
        <w:t xml:space="preserve">that the Kinect had an unobstructed view of a wall at a known distance in front of it, and RANSAC was used to fit a plane to the wall. The distance of the wall plane was then used to calculate the position of the Kinect. The y position of the camera was estimated </w:t>
      </w:r>
      <w:del w:id="832" w:author="Ed" w:date="2013-04-01T14:34:00Z">
        <w:r w:rsidDel="00847F35">
          <w:delText>by visually lining up the Kinect point cloud with a known reference, in this case the tip of the gripper jaw, which had a known position determined by forward kinematics</w:delText>
        </w:r>
      </w:del>
      <w:ins w:id="833" w:author="Ed" w:date="2013-04-01T14:34:00Z">
        <w:r w:rsidR="00847F35">
          <w:t xml:space="preserve">known to be centered on the robot, and the </w:t>
        </w:r>
        <w:r w:rsidR="006C0CF0">
          <w:t>y-</w:t>
        </w:r>
        <w:r w:rsidR="00847F35">
          <w:t>positions of the lenses were determined from the CAD model of the Kinect</w:t>
        </w:r>
      </w:ins>
      <w:r>
        <w:t>.</w:t>
      </w:r>
    </w:p>
    <w:p w:rsidR="00920819" w:rsidRDefault="00920819" w:rsidP="00CA427F">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w:t>
      </w:r>
      <w:r w:rsidR="00227307">
        <w:lastRenderedPageBreak/>
        <w:t>set of data points, each one containing the position of the tip of the gripper</w:t>
      </w:r>
      <w:r w:rsidR="008B0231">
        <w:t xml:space="preserve"> with respect to 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 xml:space="preserve">This program was run using an input consisting of </w:t>
      </w:r>
      <w:del w:id="834" w:author="Ed" w:date="2013-04-01T14:49:00Z">
        <w:r w:rsidR="00BF290D" w:rsidDel="0053761C">
          <w:delText xml:space="preserve">eighteen </w:delText>
        </w:r>
      </w:del>
      <w:ins w:id="835" w:author="Ed" w:date="2013-04-01T14:49:00Z">
        <w:r w:rsidR="0053761C">
          <w:t xml:space="preserve">forty-two </w:t>
        </w:r>
      </w:ins>
      <w:r w:rsidR="00BF290D">
        <w:t>data points, and the resulting transform was used in the robot's URDF to define the position of the arm.</w:t>
      </w:r>
    </w:p>
    <w:p w:rsidR="0053034D" w:rsidRDefault="0053034D" w:rsidP="00606590">
      <w:pPr>
        <w:pStyle w:val="Heading2"/>
        <w:pPrChange w:id="836" w:author="Ed" w:date="2013-04-03T15:31:00Z">
          <w:pPr>
            <w:pStyle w:val="Heading2"/>
          </w:pPr>
        </w:pPrChange>
      </w:pPr>
      <w:bookmarkStart w:id="837" w:name="_Toc351559256"/>
      <w:bookmarkStart w:id="838" w:name="_Toc352766732"/>
      <w:r>
        <w:t>Mobile Base Planning</w:t>
      </w:r>
      <w:bookmarkEnd w:id="837"/>
      <w:bookmarkEnd w:id="838"/>
    </w:p>
    <w:p w:rsidR="0053034D" w:rsidRDefault="0053034D" w:rsidP="00CA427F">
      <w:bookmarkStart w:id="839" w:name="_Toc351559257"/>
      <w:r>
        <w:t>Before the robot can pick up any parts, it must drive to their location. In order to do that, the robot must be able to determine its location and navigate through its environment.</w:t>
      </w:r>
    </w:p>
    <w:p w:rsidR="0053034D" w:rsidRDefault="0053034D">
      <w:pPr>
        <w:pStyle w:val="Heading3"/>
        <w:pPrChange w:id="840" w:author="Ed" w:date="2013-04-02T11:34:00Z">
          <w:pPr>
            <w:pStyle w:val="Heading2"/>
          </w:pPr>
        </w:pPrChange>
      </w:pPr>
      <w:bookmarkStart w:id="841" w:name="_Toc352766733"/>
      <w:r>
        <w:t>Localization</w:t>
      </w:r>
      <w:bookmarkEnd w:id="839"/>
      <w:bookmarkEnd w:id="841"/>
    </w:p>
    <w:p w:rsidR="0053034D" w:rsidRDefault="0053034D" w:rsidP="00CA427F">
      <w:r>
        <w:t xml:space="preserve">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w:t>
      </w:r>
      <w:del w:id="842" w:author="Ed" w:date="2013-04-01T14:14:00Z">
        <w:r w:rsidDel="00C26887">
          <w:delText>ABBY</w:delText>
        </w:r>
      </w:del>
      <w:ins w:id="843" w:author="Ed" w:date="2013-04-01T14:14:00Z">
        <w:r w:rsidR="00C26887">
          <w:t>ABBY</w:t>
        </w:r>
      </w:ins>
      <w:r>
        <w:t>’s localization uses a combination of relative and absolute localization.</w:t>
      </w:r>
    </w:p>
    <w:p w:rsidR="0053034D" w:rsidRDefault="0053034D" w:rsidP="00CA427F">
      <w:r>
        <w:t xml:space="preserve">Relative localization methods have several advantages over absolute localization methods. Relative localization methods tend to be computationally simple. Odometry, for instance, can be accomplished on a two-wheeled differential drive robot in only 14 </w:t>
      </w:r>
      <w:r>
        <w:lastRenderedPageBreak/>
        <w:t>mathematical operations (7 addition, 4 multiplication, and 3 trigonometric). Because relative localization is so computationally simple, it allows for high frequency update 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AA0B7C" w:rsidRPr="00AA0B7C" w:rsidRDefault="0020415A" w:rsidP="00CA427F">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CA427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23" o:title=""/>
          </v:shape>
          <o:OLEObject Type="Embed" ProgID="Equation.3" ShapeID="_x0000_i1025" DrawAspect="Content" ObjectID="_1426508590" r:id="rId24"/>
        </w:object>
      </w:r>
    </w:p>
    <w:p w:rsidR="0053034D" w:rsidRDefault="00C366B4" w:rsidP="00CA427F">
      <w:pPr>
        <w:pStyle w:val="algorithm"/>
      </w:pPr>
      <w:r w:rsidRPr="00C366B4">
        <w:object w:dxaOrig="1980" w:dyaOrig="360">
          <v:shape id="_x0000_i1026" type="#_x0000_t75" style="width:99pt;height:18pt" o:ole="" filled="t">
            <v:fill color2="black"/>
            <v:imagedata r:id="rId25" o:title=""/>
          </v:shape>
          <o:OLEObject Type="Embed" ProgID="Equation.3" ShapeID="_x0000_i1026" DrawAspect="Content" ObjectID="_1426508591" r:id="rId26"/>
        </w:object>
      </w:r>
    </w:p>
    <w:p w:rsidR="0053034D" w:rsidRPr="00AA0B7C" w:rsidRDefault="0020415A"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CA427F">
      <w:pPr>
        <w:pStyle w:val="algorithm"/>
      </w:pPr>
      <w:r w:rsidRPr="00C366B4">
        <w:object w:dxaOrig="1100" w:dyaOrig="360">
          <v:shape id="_x0000_i1027" type="#_x0000_t75" style="width:55pt;height:18pt" o:ole="" filled="t">
            <v:fill color2="black"/>
            <v:imagedata r:id="rId27" o:title=""/>
          </v:shape>
          <o:OLEObject Type="Embed" ProgID="Equation.3" ShapeID="_x0000_i1027" DrawAspect="Content" ObjectID="_1426508592" r:id="rId28"/>
        </w:object>
      </w:r>
    </w:p>
    <w:p w:rsidR="00AA0B7C" w:rsidRPr="00AA0B7C" w:rsidRDefault="0020415A"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CA427F">
      <w:pPr>
        <w:pStyle w:val="algorithm"/>
      </w:pPr>
      <w:r w:rsidRPr="00C366B4">
        <w:object w:dxaOrig="1140" w:dyaOrig="380">
          <v:shape id="_x0000_i1028" type="#_x0000_t75" style="width:57pt;height:19pt" o:ole="" filled="t">
            <v:fill color2="black"/>
            <v:imagedata r:id="rId29" o:title=""/>
          </v:shape>
          <o:OLEObject Type="Embed" ProgID="Equation.3" ShapeID="_x0000_i1028" DrawAspect="Content" ObjectID="_1426508593" r:id="rId30"/>
        </w:object>
      </w:r>
    </w:p>
    <w:p w:rsidR="0053034D" w:rsidRPr="00AA0B7C" w:rsidRDefault="0020415A"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CA427F">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CA427F">
      <w:pPr>
        <w:pStyle w:val="Caption"/>
      </w:pPr>
      <w:r>
        <w:t xml:space="preserve">Algorithm </w:t>
      </w:r>
      <w:fldSimple w:instr=" SEQ Algorithm \* ARABIC ">
        <w:r w:rsidR="003803BC">
          <w:rPr>
            <w:noProof/>
          </w:rPr>
          <w:t>1</w:t>
        </w:r>
      </w:fldSimple>
      <w:r>
        <w:t>: Odometry</w:t>
      </w:r>
      <w:r w:rsidR="00FE52B7">
        <w:t xml:space="preserve"> update</w:t>
      </w:r>
      <w:r>
        <w:t xml:space="preserve"> from differential wheel encoder measurements. d</w:t>
      </w:r>
      <w:r>
        <w:rPr>
          <w:vertAlign w:val="subscript"/>
        </w:rPr>
        <w:t>r</w:t>
      </w:r>
      <w:r>
        <w:t xml:space="preserve"> and d</w:t>
      </w:r>
      <w:r>
        <w:rPr>
          <w:vertAlign w:val="subscript"/>
        </w:rPr>
        <w:t>l</w:t>
      </w:r>
      <w:r>
        <w:t xml:space="preserve"> are the difference in encoder counts since the last update. trans is the translation. d</w:t>
      </w:r>
      <w:r>
        <w:rPr>
          <w:vertAlign w:val="subscript"/>
        </w:rPr>
        <w:t>x</w:t>
      </w:r>
      <w:r>
        <w:t xml:space="preserve"> </w:t>
      </w:r>
      <w:del w:id="844" w:author="Ed" w:date="2013-04-01T14:51:00Z">
        <w:r w:rsidDel="0053761C">
          <w:delText xml:space="preserve">is </w:delText>
        </w:r>
      </w:del>
      <w:ins w:id="845" w:author="Ed" w:date="2013-04-01T14:51:00Z">
        <w:r w:rsidR="0053761C">
          <w:t>and d</w:t>
        </w:r>
        <w:r w:rsidR="0053761C">
          <w:rPr>
            <w:vertAlign w:val="subscript"/>
          </w:rPr>
          <w:t>y</w:t>
        </w:r>
        <w:r w:rsidR="0053761C">
          <w:t xml:space="preserve"> are </w:t>
        </w:r>
      </w:ins>
      <w:r>
        <w:t>the translation in the x and y directions. d</w:t>
      </w:r>
      <w:r>
        <w:rPr>
          <w:vertAlign w:val="subscript"/>
        </w:rPr>
        <w:t>Θ</w:t>
      </w:r>
      <w:r>
        <w:t xml:space="preserve"> is the rotation in theta, and Θ is the heading.</w:t>
      </w:r>
    </w:p>
    <w:p w:rsidR="0053034D" w:rsidRDefault="0053034D" w:rsidP="00CA427F">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w:t>
      </w:r>
      <w:r>
        <w:lastRenderedPageBreak/>
        <w:t>calibrated relative localization system with an accurate observer model will still accumulate error over time, and the estimated position of the robot will slowly diverge from the true position.</w:t>
      </w:r>
    </w:p>
    <w:p w:rsidR="0053034D" w:rsidRDefault="0053034D" w:rsidP="00CA427F">
      <w:r>
        <w:t xml:space="preserve">There are several different types of absolute localization methods that use different types of sensors. Some methods use external sensors, such as cameras </w:t>
      </w:r>
      <w:ins w:id="846" w:author="Ed" w:date="2013-04-01T14:52:00Z">
        <w:r w:rsidR="0053761C">
          <w:t xml:space="preserve">or </w:t>
        </w:r>
      </w:ins>
      <w:r>
        <w:t>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Trackable features include visible features such as lights, signs, or painted patterns; these features may already exist in the environment, such as ceiling lights in an office building, or may be added, such as position-coded labels on a warehouse floor.  Trackable features could also be RF beacons, which may already exist (such as WiFi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CA427F">
      <w:r>
        <w:lastRenderedPageBreak/>
        <w:t xml:space="preserve">Although most absolute localization methods require an </w:t>
      </w:r>
      <w:r w:rsidRPr="0053761C">
        <w:rPr>
          <w:i/>
          <w:rPrChange w:id="847" w:author="Ed" w:date="2013-04-01T14:52:00Z">
            <w:rPr/>
          </w:rPrChange>
        </w:rPr>
        <w:t>a priori</w:t>
      </w:r>
      <w:r>
        <w:t xml:space="preserve">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w:t>
      </w:r>
      <w:r w:rsidRPr="0053761C">
        <w:rPr>
          <w:i/>
          <w:rPrChange w:id="848" w:author="Ed" w:date="2013-04-01T14:52:00Z">
            <w:rPr/>
          </w:rPrChange>
        </w:rPr>
        <w:t>a priori</w:t>
      </w:r>
      <w:r>
        <w:t xml:space="preserve">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 xml:space="preserve">ainst an </w:t>
      </w:r>
      <w:r w:rsidR="00801869" w:rsidRPr="0053761C">
        <w:rPr>
          <w:i/>
          <w:rPrChange w:id="849" w:author="Ed" w:date="2013-04-01T14:52:00Z">
            <w:rPr/>
          </w:rPrChange>
        </w:rPr>
        <w:t>a priori</w:t>
      </w:r>
      <w:r w:rsidR="00801869">
        <w:t xml:space="preserve"> map or model.</w:t>
      </w:r>
    </w:p>
    <w:p w:rsidR="0053034D" w:rsidRDefault="0053034D" w:rsidP="00CA427F">
      <w:del w:id="850" w:author="Ed" w:date="2013-04-01T14:14:00Z">
        <w:r w:rsidDel="00C26887">
          <w:delText>ABBY</w:delText>
        </w:r>
      </w:del>
      <w:ins w:id="851" w:author="Ed" w:date="2013-04-01T14:14:00Z">
        <w:r w:rsidR="00C26887">
          <w:t>ABBY</w:t>
        </w:r>
      </w:ins>
      <w:r>
        <w:t xml:space="preserve">’s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w:t>
      </w:r>
      <w:r w:rsidRPr="0053761C">
        <w:rPr>
          <w:i/>
          <w:rPrChange w:id="852" w:author="Ed" w:date="2013-04-01T14:52:00Z">
            <w:rPr/>
          </w:rPrChange>
        </w:rPr>
        <w:t>a priori</w:t>
      </w:r>
      <w:r>
        <w:t xml:space="preserve"> map localization algorithms. In addition, the Kinect camera could be used for localization based on patterns on the floor. Of these possible methods, odometry was chosen for relative localization, and Adaptive Monte Carlo Localization (AMCL) </w:t>
      </w:r>
      <w:r>
        <w:lastRenderedPageBreak/>
        <w:t xml:space="preserve">using LIDAR scans and an </w:t>
      </w:r>
      <w:r w:rsidRPr="0053761C">
        <w:rPr>
          <w:i/>
          <w:rPrChange w:id="853" w:author="Ed" w:date="2013-04-01T14:53:00Z">
            <w:rPr/>
          </w:rPrChange>
        </w:rPr>
        <w:t>a priori</w:t>
      </w:r>
      <w:r>
        <w:t xml:space="preserve"> 2D occupancy grid map was chosen for absolute localization.</w:t>
      </w:r>
    </w:p>
    <w:p w:rsidR="0053034D" w:rsidRDefault="0053034D" w:rsidP="00CA427F">
      <w:del w:id="854" w:author="Ed" w:date="2013-04-01T14:14:00Z">
        <w:r w:rsidDel="00C26887">
          <w:delText>ABBY</w:delText>
        </w:r>
      </w:del>
      <w:ins w:id="855" w:author="Ed" w:date="2013-04-01T14:14:00Z">
        <w:r w:rsidR="00C26887">
          <w:t>ABBY</w:t>
        </w:r>
      </w:ins>
      <w:r>
        <w:t xml:space="preserve">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del w:id="856" w:author="Ed" w:date="2013-04-01T14:56:00Z">
        <w:r w:rsidR="003330B7" w:rsidDel="00D03085">
          <w:delText>16</w:delText>
        </w:r>
        <w:r w:rsidDel="00D03085">
          <w:delText xml:space="preserve"> </w:delText>
        </w:r>
      </w:del>
      <w:ins w:id="857" w:author="Ed" w:date="2013-04-01T14:56:00Z">
        <w:r w:rsidR="00D03085">
          <w:t xml:space="preserve">12 </w:t>
        </w:r>
      </w:ins>
      <w:r>
        <w:t>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odometric localization. The greater error due to change in heading is a feature of the differential drive system on </w:t>
      </w:r>
      <w:del w:id="858" w:author="Ed" w:date="2013-04-01T14:14:00Z">
        <w:r w:rsidDel="00C26887">
          <w:delText>ABBY</w:delText>
        </w:r>
      </w:del>
      <w:ins w:id="859" w:author="Ed" w:date="2013-04-01T14:14:00Z">
        <w:r w:rsidR="00C26887">
          <w:t>ABBY</w:t>
        </w:r>
      </w:ins>
      <w:r>
        <w:t>.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w:t>
      </w:r>
      <w:r w:rsidR="00993CBD">
        <w:t>ly large error to the odometry.</w:t>
      </w:r>
    </w:p>
    <w:p w:rsidR="0053034D" w:rsidRDefault="0053034D" w:rsidP="00CA427F">
      <w:r>
        <w:t xml:space="preserve">It may be possible to improve the accuracy of the relative localization system by fusing in other sensors. The yaw rate sensor on the robot was not used because undiagnosed </w:t>
      </w:r>
      <w:r>
        <w:lastRenderedPageBreak/>
        <w:t>electrical problems rendered it inaccur</w:t>
      </w:r>
      <w:r w:rsidR="008B0231">
        <w:t xml:space="preserve">ate. Other researchers at Case </w:t>
      </w:r>
      <w:r w:rsidR="0087344B">
        <w:fldChar w:fldCharType="begin"/>
      </w:r>
      <w:ins w:id="860" w:author="Ed" w:date="2013-04-02T10:35:00Z">
        <w:r w:rsidR="00FC6366">
          <w:instrText xml:space="preserve"> ADDIN ZOTERO_ITEM CSL_CITATION {"citationID":"dsjemrmdt","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861" w:author="Ed" w:date="2013-04-02T10:35:00Z">
        <w:r w:rsidR="00380F8D" w:rsidDel="00FC6366">
          <w:del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862" w:author="Ed" w:date="2013-04-02T10:35:00Z">
        <w:r w:rsidR="00FC6366" w:rsidRPr="00FC6366">
          <w:t>[11]</w:t>
        </w:r>
      </w:ins>
      <w:del w:id="863" w:author="Ed" w:date="2013-04-02T10:35:00Z">
        <w:r w:rsidR="00380F8D" w:rsidRPr="00FC6366" w:rsidDel="00FC6366">
          <w:delText>[10]</w:delText>
        </w:r>
      </w:del>
      <w:r w:rsidR="0087344B">
        <w:fldChar w:fldCharType="end"/>
      </w:r>
      <w:r>
        <w:t>, have fused rotational velocity data from a gyroscopic yaw rate sensor with odometry using a</w:t>
      </w:r>
      <w:r w:rsidR="008B0231">
        <w:t xml:space="preserve">n 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7344B">
        <w:fldChar w:fldCharType="begin"/>
      </w:r>
      <w:ins w:id="864" w:author="Ed" w:date="2013-04-02T10:35:00Z">
        <w:r w:rsidR="00FC6366">
          <w:instrText xml:space="preserve"> ADDIN ZOTERO_ITEM CSL_CITATION {"citationID":"1nku7gr8tv","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865" w:author="Ed" w:date="2013-04-02T10:35:00Z">
        <w:r w:rsidR="00380F8D" w:rsidDel="00FC6366">
          <w:del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866" w:author="Ed" w:date="2013-04-02T10:35:00Z">
        <w:r w:rsidR="00FC6366" w:rsidRPr="00FC6366">
          <w:t>[11]</w:t>
        </w:r>
      </w:ins>
      <w:del w:id="867" w:author="Ed" w:date="2013-04-02T10:35:00Z">
        <w:r w:rsidR="00380F8D" w:rsidRPr="00FC6366" w:rsidDel="00FC6366">
          <w:delText>[10]</w:delText>
        </w:r>
      </w:del>
      <w:r w:rsidR="0087344B">
        <w:fldChar w:fldCharType="end"/>
      </w:r>
      <w:r>
        <w:t xml:space="preserve"> can improve the relative pose estimate, but the author of that research concluded that the improvement was minimal.</w:t>
      </w:r>
    </w:p>
    <w:p w:rsidR="0053034D" w:rsidRDefault="0053034D" w:rsidP="00CA427F">
      <w:r>
        <w:t>AMCL is an absolute localization method that model's the robot's pose as a probability distribution</w:t>
      </w:r>
      <w:r w:rsidR="0087344B">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The robot's pose is considered probabilistic to represent the uncertainty of the sensor measurements used to determine the pose. </w:t>
      </w:r>
      <w:del w:id="868" w:author="Ed" w:date="2013-04-01T14:14:00Z">
        <w:r w:rsidDel="00C26887">
          <w:delText>ABBY</w:delText>
        </w:r>
      </w:del>
      <w:ins w:id="869" w:author="Ed" w:date="2013-04-01T14:14:00Z">
        <w:r w:rsidR="00C26887">
          <w:t>ABBY</w:t>
        </w:r>
      </w:ins>
      <w:r>
        <w:t xml:space="preserve">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w:t>
      </w:r>
      <w:del w:id="870" w:author="Ed" w:date="2013-04-01T14:57:00Z">
        <w:r w:rsidDel="00F15635">
          <w:delText xml:space="preserve">that </w:delText>
        </w:r>
      </w:del>
      <w:r>
        <w:t xml:space="preserve">is initialized with no estimated pose. However, testing with </w:t>
      </w:r>
      <w:del w:id="871" w:author="Ed" w:date="2013-04-01T14:14:00Z">
        <w:r w:rsidDel="00C26887">
          <w:delText>ABBY</w:delText>
        </w:r>
      </w:del>
      <w:ins w:id="872" w:author="Ed" w:date="2013-04-01T14:14:00Z">
        <w:r w:rsidR="00C26887">
          <w:t>ABBY</w:t>
        </w:r>
      </w:ins>
      <w:r>
        <w:t xml:space="preserve"> showed that AMCL could not reliably solve this problem, and would often converge on a false pose estimate. Instead, </w:t>
      </w:r>
      <w:del w:id="873" w:author="Ed" w:date="2013-04-01T14:14:00Z">
        <w:r w:rsidDel="00C26887">
          <w:delText>ABBY</w:delText>
        </w:r>
      </w:del>
      <w:ins w:id="874" w:author="Ed" w:date="2013-04-01T14:14:00Z">
        <w:r w:rsidR="00C26887">
          <w:t>ABBY</w:t>
        </w:r>
      </w:ins>
      <w:r>
        <w:t xml:space="preserve"> is initialized to a pose at or near the true pose, with sufficiently large covariance that the true pose is within the likely region of the estimated pose. As the robot runs, the pose estimate will converge on the true pose. Each pose update from </w:t>
      </w:r>
      <w:r>
        <w:lastRenderedPageBreak/>
        <w:t xml:space="preserve">AMCL takes approximately </w:t>
      </w:r>
      <w:r w:rsidR="008C03F5">
        <w:t>200</w:t>
      </w:r>
      <w:r>
        <w:t xml:space="preserve"> milliseconds, which means that it can run no faster than </w:t>
      </w:r>
      <w:r w:rsidR="008C03F5">
        <w:t>5</w:t>
      </w:r>
      <w:r>
        <w:t xml:space="preserve"> Hz.</w:t>
      </w:r>
    </w:p>
    <w:p w:rsidR="0053034D" w:rsidRDefault="0053034D" w:rsidP="00CA427F">
      <w:r>
        <w:t xml:space="preserve">Of course, AMCL is only possible with an </w:t>
      </w:r>
      <w:r w:rsidRPr="0053761C">
        <w:rPr>
          <w:i/>
          <w:rPrChange w:id="875" w:author="Ed" w:date="2013-04-01T14:53:00Z">
            <w:rPr/>
          </w:rPrChange>
        </w:rPr>
        <w:t>a priori</w:t>
      </w:r>
      <w:r>
        <w:t xml:space="preserve"> map. </w:t>
      </w:r>
      <w:del w:id="876" w:author="Ed" w:date="2013-04-01T14:14:00Z">
        <w:r w:rsidDel="00C26887">
          <w:delText>ABBY</w:delText>
        </w:r>
      </w:del>
      <w:ins w:id="877" w:author="Ed" w:date="2013-04-01T14:14:00Z">
        <w:r w:rsidR="00C26887">
          <w:t>ABBY</w:t>
        </w:r>
      </w:ins>
      <w:r>
        <w:t xml:space="preserve">'s maps were generated by the robot itself, using the same LIDAR used for AMCL and the gmapping SLAM package. Gmapping uses a Rao-Blackwellized particle filter to generate maps as it localizes. Gmapping was considered as a possibility for the absolute localization scheme on </w:t>
      </w:r>
      <w:del w:id="878" w:author="Ed" w:date="2013-04-01T14:14:00Z">
        <w:r w:rsidDel="00C26887">
          <w:delText>ABBY</w:delText>
        </w:r>
      </w:del>
      <w:ins w:id="879" w:author="Ed" w:date="2013-04-01T14:14:00Z">
        <w:r w:rsidR="00C26887">
          <w:t>ABBY</w:t>
        </w:r>
      </w:ins>
      <w:r>
        <w:t xml:space="preserve">. The main advantage of gmapping over AMCL is that it does not require an </w:t>
      </w:r>
      <w:r w:rsidRPr="0053761C">
        <w:rPr>
          <w:i/>
          <w:rPrChange w:id="880" w:author="Ed" w:date="2013-04-01T14:53:00Z">
            <w:rPr/>
          </w:rPrChange>
        </w:rPr>
        <w:t>a priori</w:t>
      </w:r>
      <w:r>
        <w:t xml:space="preserve"> map, making it eas</w:t>
      </w:r>
      <w:r w:rsidR="0083679E">
        <w:t>i</w:t>
      </w:r>
      <w:r>
        <w:t xml:space="preserve">er to install the robot in a novel environment. However, gmapping on </w:t>
      </w:r>
      <w:del w:id="881" w:author="Ed" w:date="2013-04-01T14:14:00Z">
        <w:r w:rsidDel="00C26887">
          <w:delText>ABBY</w:delText>
        </w:r>
      </w:del>
      <w:ins w:id="882" w:author="Ed" w:date="2013-04-01T14:14:00Z">
        <w:r w:rsidR="00C26887">
          <w:t>ABBY</w:t>
        </w:r>
      </w:ins>
      <w:r>
        <w:t xml:space="preserve"> was unable to reliably traverse doorways without accumulating error. This was sufficient reason not to use it for localization. In addition, the maps generated with gmapping were manually edited to remove skews from going through doors.</w:t>
      </w:r>
    </w:p>
    <w:p w:rsidR="0053034D" w:rsidRDefault="0053034D" w:rsidP="00CA427F">
      <w:r>
        <w:t xml:space="preserve">Combining odometry with AMCL yields results that are better than either one alone. Because AMCL takes so long to compute, it cannot be used to approximate continuous localization. This makes it unsuitable for local planning, which updates at </w:t>
      </w:r>
      <w:del w:id="883" w:author="Ed" w:date="2013-04-01T14:57:00Z">
        <w:r w:rsidR="00073423" w:rsidDel="00F15635">
          <w:delText xml:space="preserve">16 </w:delText>
        </w:r>
      </w:del>
      <w:ins w:id="884" w:author="Ed" w:date="2013-04-01T14:57:00Z">
        <w:r w:rsidR="00F15635">
          <w:t xml:space="preserve">12 </w:t>
        </w:r>
      </w:ins>
      <w:r w:rsidR="00073423">
        <w:t>Hz</w:t>
      </w:r>
      <w:r>
        <w:t xml:space="preserve">. Whereas odometry is more suitable for the local planner, the error it accumulates as the robot runs eventually makes it unsuitable for global planning. In order to combine these two methods, two transforms are stored in the robot’s TF tree. One transform is between the robot’s base_link (a coordinate frame with its origin on the floor between the robot’s wheels) to its parent, the odometric frame odom. This transform is updated by the odometric state estimator on the cRIO at </w:t>
      </w:r>
      <w:r w:rsidR="003330B7">
        <w:t>50 Hz</w:t>
      </w:r>
      <w:r>
        <w:t xml:space="preserve"> and provides an approximately continuous position estimate. Local planning is performed in the odom frame. The top level transform is from the map frame (the absolute coordinate system) to the odom </w:t>
      </w:r>
      <w:r>
        <w:lastRenderedPageBreak/>
        <w:t>frame and the map frame. This transform is updated by AMCL, which runs an update every time the robot moves more than 0.05 meters in translation or 0.1 radians in rotation. On each AMCL update, the transform from the map to odom frame is change</w:t>
      </w:r>
      <w:ins w:id="885" w:author="Ed" w:date="2013-04-01T15:00:00Z">
        <w:r w:rsidR="00F15635">
          <w:t>d</w:t>
        </w:r>
      </w:ins>
      <w:r>
        <w:t xml:space="preserve"> such that it cancels out any error in the tranform from the odom frame to the robot's base_link. Over a long period of operation</w:t>
      </w:r>
      <w:ins w:id="886" w:author="Ed" w:date="2013-04-01T15:00:00Z">
        <w:r w:rsidR="00F15635">
          <w:t>,</w:t>
        </w:r>
      </w:ins>
      <w:r>
        <w:t xml:space="preserve"> the odom transform may accumulate significant error, but the transform from the map frame to the base_link remains accurate because of the absolute localization updates.</w:t>
      </w:r>
    </w:p>
    <w:p w:rsidR="008C03F5" w:rsidRDefault="008C03F5" w:rsidP="00CA427F">
      <w:r>
        <w:rPr>
          <w:noProof/>
          <w:lang w:bidi="ar-SA"/>
        </w:rPr>
        <w:drawing>
          <wp:inline distT="0" distB="0" distL="0" distR="0" wp14:anchorId="7A986275" wp14:editId="43062E05">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9996" cy="3657600"/>
                    </a:xfrm>
                    <a:prstGeom prst="rect">
                      <a:avLst/>
                    </a:prstGeom>
                  </pic:spPr>
                </pic:pic>
              </a:graphicData>
            </a:graphic>
          </wp:inline>
        </w:drawing>
      </w:r>
    </w:p>
    <w:p w:rsidR="008C03F5" w:rsidRDefault="008C03F5" w:rsidP="00CA427F">
      <w:pPr>
        <w:pStyle w:val="Caption"/>
      </w:pPr>
      <w:bookmarkStart w:id="887" w:name="_Toc351997944"/>
      <w:bookmarkStart w:id="888" w:name="_Toc352766821"/>
      <w:r>
        <w:t xml:space="preserve">Figure </w:t>
      </w:r>
      <w:fldSimple w:instr=" SEQ Figure \* ARABIC ">
        <w:r w:rsidR="003803BC">
          <w:rPr>
            <w:noProof/>
          </w:rPr>
          <w:t>10</w:t>
        </w:r>
      </w:fldSimple>
      <w:r>
        <w:t>: The map, odometry, and base frames of the robot localization system.</w:t>
      </w:r>
      <w:bookmarkEnd w:id="887"/>
      <w:bookmarkEnd w:id="888"/>
    </w:p>
    <w:p w:rsidR="0053034D" w:rsidRDefault="0053034D" w:rsidP="00CA427F">
      <w:r>
        <w:t xml:space="preserve">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w:t>
      </w:r>
      <w:r>
        <w:lastRenderedPageBreak/>
        <w:t>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CA427F">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CA427F">
      <w:r>
        <w:t xml:space="preserve">Another way to potentially improve the robot’s localization would be to use the Kinect. The Kinect’s limited range and field of view make it relatively useless for localization using building geometry such as AMCL or gmapping.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7344B">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t>. A system of visual landmarks on the floor might be useful as a starting seed pose for AMCL. Currently, when the robot is started, the starting pose must be manually entered using Rviz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pPr>
        <w:pStyle w:val="Heading3"/>
        <w:pPrChange w:id="889" w:author="Ed" w:date="2013-04-02T11:34:00Z">
          <w:pPr>
            <w:pStyle w:val="Heading2"/>
          </w:pPr>
        </w:pPrChange>
      </w:pPr>
      <w:bookmarkStart w:id="890" w:name="_Toc351559258"/>
      <w:bookmarkStart w:id="891" w:name="_Toc352766734"/>
      <w:r>
        <w:lastRenderedPageBreak/>
        <w:t>Mobile Base Trajectory Planning</w:t>
      </w:r>
      <w:bookmarkEnd w:id="890"/>
      <w:bookmarkEnd w:id="891"/>
    </w:p>
    <w:p w:rsidR="0053034D" w:rsidRDefault="0053034D" w:rsidP="00CA427F">
      <w:r>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CA427F">
      <w:r>
        <w:t xml:space="preserve"> </w:t>
      </w:r>
      <w:del w:id="892" w:author="Ed" w:date="2013-04-01T14:14:00Z">
        <w:r w:rsidDel="00C26887">
          <w:delText>ABBY</w:delText>
        </w:r>
      </w:del>
      <w:ins w:id="893" w:author="Ed" w:date="2013-04-01T14:14:00Z">
        <w:r w:rsidR="00C26887">
          <w:t>ABBY</w:t>
        </w:r>
      </w:ins>
      <w:r>
        <w:t xml:space="preserve">'s differential drive system allows it to move forward and backward and rotate in place, but not move laterally. This makes navigation and control somewhat more difficult than for a holonomic drivebase such as the caster drive system on the Willow Garage PR2. </w:t>
      </w:r>
    </w:p>
    <w:p w:rsidR="0053034D" w:rsidRDefault="0053034D" w:rsidP="00CA427F">
      <w:r>
        <w:t xml:space="preserve">At the simplest and lowest level of the navigation task is speed control. Speed control on </w:t>
      </w:r>
      <w:del w:id="894" w:author="Ed" w:date="2013-04-01T14:14:00Z">
        <w:r w:rsidDel="00C26887">
          <w:delText>ABBY</w:delText>
        </w:r>
      </w:del>
      <w:ins w:id="895" w:author="Ed" w:date="2013-04-01T14:14:00Z">
        <w:r w:rsidR="00C26887">
          <w:t>ABBY</w:t>
        </w:r>
      </w:ins>
      <w:r>
        <w:t xml:space="preserve"> </w:t>
      </w:r>
      <w:del w:id="896" w:author="Ed" w:date="2013-04-01T15:00:00Z">
        <w:r w:rsidDel="00F15635">
          <w:delText xml:space="preserve">is </w:delText>
        </w:r>
      </w:del>
      <w:ins w:id="897" w:author="Ed" w:date="2013-04-01T15:00:00Z">
        <w:r w:rsidR="00F15635">
          <w:t xml:space="preserve">was </w:t>
        </w:r>
      </w:ins>
      <w:r>
        <w:t>implemented</w:t>
      </w:r>
      <w:ins w:id="898" w:author="Ed" w:date="2013-04-01T15:00:00Z">
        <w:r w:rsidR="00F15635">
          <w:t xml:space="preserve"> by previous researchers</w:t>
        </w:r>
      </w:ins>
      <w:r>
        <w:t xml:space="preserve"> as a pair of PID controllers, one for each wheel. The PID controllers are implemented on the cRIO's FPGA for speed and robustness, with loop closure rates of 100 Hz.</w:t>
      </w:r>
      <w:del w:id="899" w:author="Ed" w:date="2013-04-01T15:03:00Z">
        <w:r w:rsidDel="00F15635">
          <w:delText xml:space="preserve"> Each PID controller's setpoint is specified in meters/second and its output is an 8-bit signed integer</w:delText>
        </w:r>
        <w:r w:rsidR="00CE35EE" w:rsidDel="00F15635">
          <w:delText>.</w:delText>
        </w:r>
      </w:del>
      <w:r w:rsidR="00CE35EE">
        <w:t xml:space="preserve"> A simple geometric algorithm (see </w:t>
      </w:r>
      <w:ins w:id="900" w:author="Ed" w:date="2013-04-01T15:01:00Z">
        <w:r w:rsidR="00F15635">
          <w:t xml:space="preserve">Equations </w:t>
        </w:r>
      </w:ins>
      <w:ins w:id="901" w:author="Ed" w:date="2013-04-01T15:02:00Z">
        <w:r w:rsidR="00F15635">
          <w:t>1 and 2</w:t>
        </w:r>
      </w:ins>
      <w:r w:rsidR="00CE35EE">
        <w:t>)</w:t>
      </w:r>
      <w:r>
        <w:t xml:space="preserve">, implemented on the cRIO's PowerPC processor, is used to convert twist-style commands (forward and rotational speed) into speed </w:t>
      </w:r>
      <w:del w:id="902" w:author="Ed" w:date="2013-04-01T15:03:00Z">
        <w:r w:rsidDel="00F15635">
          <w:delText xml:space="preserve">commands </w:delText>
        </w:r>
      </w:del>
      <w:ins w:id="903" w:author="Ed" w:date="2013-04-01T15:03:00Z">
        <w:r w:rsidR="00F15635">
          <w:t xml:space="preserve">setpoints </w:t>
        </w:r>
      </w:ins>
      <w:r>
        <w:t xml:space="preserve">for each wheel. </w:t>
      </w:r>
      <w:ins w:id="904" w:author="Ed" w:date="2013-04-01T15:03:00Z">
        <w:r w:rsidR="00F15635">
          <w:t xml:space="preserve">Each PID controller's setpoint is specified in meters/second and its output is an 8-bit signed integer </w:t>
        </w:r>
      </w:ins>
      <w:r>
        <w:t xml:space="preserve">These signed integers represent the desired voltage to be output by the </w:t>
      </w:r>
      <w:r>
        <w:lastRenderedPageBreak/>
        <w:t xml:space="preserve">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w:t>
      </w:r>
      <w:del w:id="905" w:author="Ed" w:date="2013-04-01T14:14:00Z">
        <w:r w:rsidDel="00C26887">
          <w:delText>ABBY</w:delText>
        </w:r>
      </w:del>
      <w:ins w:id="906" w:author="Ed" w:date="2013-04-01T14:14:00Z">
        <w:r w:rsidR="00C26887">
          <w:t>ABBY</w:t>
        </w:r>
      </w:ins>
      <w:r>
        <w:t xml:space="preserve"> were originally tuned for another similar robot based on the</w:t>
      </w:r>
      <w:r w:rsidR="00E8726A">
        <w:t xml:space="preserve"> same drivetrain known as ALEN</w:t>
      </w:r>
      <w:del w:id="907" w:author="Ed" w:date="2013-04-02T10:26:00Z">
        <w:r w:rsidR="00E8726A" w:rsidDel="002D6416">
          <w:delText xml:space="preserve"> </w:delText>
        </w:r>
      </w:del>
      <w:r w:rsidR="0087344B">
        <w:fldChar w:fldCharType="begin"/>
      </w:r>
      <w:ins w:id="908" w:author="Ed" w:date="2013-04-02T10:19:00Z">
        <w:r w:rsidR="00B97924">
          <w:instrText xml:space="preserve"> ADDIN ZOTERO_ITEM CSL_CITATION {"citationID":"28k03e7o82","properties":{"formattedCitation":"[19]","plainCitation":"[19]"},"citationItems":[{"id":159,"uris":["http://zotero.org/users/1284010/items/EK2R7ZID"],"uri":["http://zotero.org/users/1284010/items/EK2R7ZID"],"itemData":{"id":159,"type":"report","title":"ALEN","publisher":"IGVC","URL":"http://www.igvc.org/design/2009/Case%20Western%20Reserve%20University%20-%20Alen.pdf","author":[{"family":"Tony Yanick","given":""},{"family":"Chase Nemeth","given":""},{"family":"Beom Koh","given":""},{"family":"Avinash Karamchandani","given":""}],"issued":{"date-parts":[[2009]]}}}],"schema":"https://github.com/citation-style-language/schema/raw/master/csl-citation.json"} </w:instrText>
        </w:r>
      </w:ins>
      <w:del w:id="909" w:author="Ed" w:date="2013-04-02T10:19:00Z">
        <w:r w:rsidR="007A0A93" w:rsidDel="00B97924">
          <w:del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delInstrText>
        </w:r>
      </w:del>
      <w:r w:rsidR="0087344B">
        <w:fldChar w:fldCharType="separate"/>
      </w:r>
      <w:r w:rsidR="007A0A93" w:rsidRPr="007A0A93">
        <w:t>[19]</w:t>
      </w:r>
      <w:r w:rsidR="0087344B">
        <w:fldChar w:fldCharType="end"/>
      </w:r>
      <w:r>
        <w:t xml:space="preserve">. ALEN was significantly lighter than </w:t>
      </w:r>
      <w:del w:id="910" w:author="Ed" w:date="2013-04-01T14:14:00Z">
        <w:r w:rsidDel="00C26887">
          <w:delText>ABBY</w:delText>
        </w:r>
      </w:del>
      <w:ins w:id="911" w:author="Ed" w:date="2013-04-01T14:14:00Z">
        <w:r w:rsidR="00C26887">
          <w:t>ABBY</w:t>
        </w:r>
      </w:ins>
      <w:r>
        <w:t xml:space="preserve"> and also had a different weight distribution. As a result, </w:t>
      </w:r>
      <w:del w:id="912" w:author="Ed" w:date="2013-04-01T15:03:00Z">
        <w:r w:rsidDel="00F15635">
          <w:delText xml:space="preserve">it is likely that </w:delText>
        </w:r>
      </w:del>
      <w:del w:id="913" w:author="Ed" w:date="2013-04-01T14:14:00Z">
        <w:r w:rsidDel="00C26887">
          <w:delText>ABBY</w:delText>
        </w:r>
      </w:del>
      <w:ins w:id="914" w:author="Ed" w:date="2013-04-01T14:14:00Z">
        <w:r w:rsidR="00C26887">
          <w:t>ABBY</w:t>
        </w:r>
      </w:ins>
      <w:r>
        <w:t xml:space="preserve">'s PID controllers are not optimally tuned. This sub-optimal tuning makes it impossible for </w:t>
      </w:r>
      <w:del w:id="915" w:author="Ed" w:date="2013-04-01T14:14:00Z">
        <w:r w:rsidDel="00C26887">
          <w:delText>ABBY</w:delText>
        </w:r>
      </w:del>
      <w:ins w:id="916" w:author="Ed" w:date="2013-04-01T14:14:00Z">
        <w:r w:rsidR="00C26887">
          <w:t>ABBY</w:t>
        </w:r>
      </w:ins>
      <w:r>
        <w:t xml:space="preserve"> to execute low-speed commands because the controllers do not command a high enough voltage to the motors to overcome static friction in the drivetrain. As a result, </w:t>
      </w:r>
      <w:del w:id="917" w:author="Ed" w:date="2013-04-01T14:14:00Z">
        <w:r w:rsidDel="00C26887">
          <w:delText>ABBY</w:delText>
        </w:r>
      </w:del>
      <w:ins w:id="918" w:author="Ed" w:date="2013-04-01T14:14:00Z">
        <w:r w:rsidR="00C26887">
          <w:t>ABBY</w:t>
        </w:r>
      </w:ins>
      <w:r>
        <w:t xml:space="preserve">'s minimum achievable forward/reverse speed is </w:t>
      </w:r>
      <w:r w:rsidR="00E8726A">
        <w:t>0.1</w:t>
      </w:r>
      <w:r>
        <w:t xml:space="preserve"> m/s and minimum rotational speed is </w:t>
      </w:r>
      <w:r w:rsidR="00E8726A">
        <w:t>0.35</w:t>
      </w:r>
      <w:r>
        <w:t xml:space="preserve"> rad/sec. This compares unfavorably to the minimum speeds that Eric Perko was able to achieve on HARLIE, which were 0.1 m/second and 0.1 radians/second respectively.</w:t>
      </w:r>
    </w:p>
    <w:p w:rsidR="0053034D" w:rsidRPr="004719AB" w:rsidRDefault="0020415A"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3803BC">
        <w:t>1</w:t>
      </w:r>
      <w:r w:rsidR="0087344B">
        <w:fldChar w:fldCharType="end"/>
      </w:r>
    </w:p>
    <w:p w:rsidR="00CE35EE" w:rsidRDefault="0020415A"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3803BC">
        <w:t>2</w:t>
      </w:r>
      <w:r w:rsidR="0087344B">
        <w:fldChar w:fldCharType="end"/>
      </w:r>
    </w:p>
    <w:p w:rsidR="0053034D" w:rsidRDefault="0053034D" w:rsidP="00CA427F">
      <w:r>
        <w:t xml:space="preserve">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w:t>
      </w:r>
      <w:del w:id="919" w:author="Ed" w:date="2013-04-01T14:14:00Z">
        <w:r w:rsidDel="00C26887">
          <w:delText>ABBY</w:delText>
        </w:r>
      </w:del>
      <w:ins w:id="920" w:author="Ed" w:date="2013-04-01T14:14:00Z">
        <w:r w:rsidR="00C26887">
          <w:t>ABBY</w:t>
        </w:r>
      </w:ins>
      <w:r>
        <w:t>, these tasks are performed by a global and a local planner, respectively.</w:t>
      </w:r>
    </w:p>
    <w:p w:rsidR="0053034D" w:rsidRDefault="001B1C15" w:rsidP="00CA427F">
      <w:r>
        <w:lastRenderedPageBreak/>
        <w:t>NavFn</w:t>
      </w:r>
      <w:r w:rsidR="0087344B">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7344B">
        <w:fldChar w:fldCharType="separate"/>
      </w:r>
      <w:r w:rsidR="007A0A93" w:rsidRPr="007A0A93">
        <w:t>[20]</w:t>
      </w:r>
      <w:r w:rsidR="0087344B">
        <w:fldChar w:fldCharType="end"/>
      </w:r>
      <w:del w:id="921" w:author="Ed" w:date="2013-04-02T10:26:00Z">
        <w:r w:rsidR="0053034D" w:rsidDel="002D6416">
          <w:delText xml:space="preserve"> </w:delText>
        </w:r>
      </w:del>
      <w:r w:rsidR="0053034D">
        <w:t xml:space="preserve">, the global planner node, operates on a grid-based global costmap populated by the </w:t>
      </w:r>
      <w:r w:rsidR="0053034D">
        <w:rPr>
          <w:i/>
        </w:rPr>
        <w:t>a priori</w:t>
      </w:r>
      <w:r w:rsidR="0053034D">
        <w:t xml:space="preserve"> map and data from the LIDAR. Given a desired pose, NavFn finds a minimum-cost </w:t>
      </w:r>
      <w:r>
        <w:t>path using Djikstra's algorithm</w:t>
      </w:r>
      <w:r w:rsidR="0087344B">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7344B">
        <w:fldChar w:fldCharType="separate"/>
      </w:r>
      <w:r w:rsidR="007A0A93" w:rsidRPr="007A0A93">
        <w:t>[21]</w:t>
      </w:r>
      <w:r w:rsidR="0087344B">
        <w:fldChar w:fldCharType="end"/>
      </w:r>
      <w:r w:rsidR="0053034D">
        <w:t xml:space="preserve">. This path is defined as a series of intermediate </w:t>
      </w:r>
      <w:del w:id="922" w:author="Ed" w:date="2013-04-01T15:04:00Z">
        <w:r w:rsidR="0053034D" w:rsidDel="00F15635">
          <w:delText>"breadcrumbs,"</w:delText>
        </w:r>
      </w:del>
      <w:r w:rsidR="0053034D">
        <w:t xml:space="preserve"> robot poses along the path. NavFn can successfully plan paths for </w:t>
      </w:r>
      <w:del w:id="923" w:author="Ed" w:date="2013-04-01T14:14:00Z">
        <w:r w:rsidR="0053034D" w:rsidDel="00C26887">
          <w:delText>ABBY</w:delText>
        </w:r>
      </w:del>
      <w:ins w:id="924" w:author="Ed" w:date="2013-04-01T14:14:00Z">
        <w:r w:rsidR="00C26887">
          <w:t>ABBY</w:t>
        </w:r>
      </w:ins>
      <w:r w:rsidR="0053034D">
        <w:t xml:space="preserve"> in relatively open environments, but because it assumes a circular robot base, it will sometimes plan impossible paths in crowded environments.</w:t>
      </w:r>
    </w:p>
    <w:p w:rsidR="0053034D" w:rsidRDefault="0053034D" w:rsidP="00CA427F">
      <w:r>
        <w:t>The local planner generates trajectories to follow the path produced by the global planner; it operates on a local costmap populated by data from the LIDAR. The robot performs local planning u</w:t>
      </w:r>
      <w:r w:rsidR="001E0DFA">
        <w:t xml:space="preserve">sing a </w:t>
      </w:r>
      <w:del w:id="925" w:author="Ed" w:date="2013-04-01T15:04:00Z">
        <w:r w:rsidR="001E0DFA" w:rsidDel="00F15635">
          <w:delText>dynamic window</w:delText>
        </w:r>
      </w:del>
      <w:ins w:id="926" w:author="Ed" w:date="2013-04-01T15:04:00Z">
        <w:r w:rsidR="00F15635">
          <w:t>trajectory rollout</w:t>
        </w:r>
      </w:ins>
      <w:r w:rsidR="001E0DFA">
        <w:t xml:space="preserve"> approach</w:t>
      </w:r>
      <w:del w:id="927" w:author="Ed" w:date="2013-04-02T10:27:00Z">
        <w:r w:rsidR="001E0DFA" w:rsidDel="002D6416">
          <w:delText>,</w:delText>
        </w:r>
      </w:del>
      <w:r w:rsidR="0087344B">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ins w:id="928" w:author="Ed" w:date="2013-04-02T10:27:00Z">
        <w:r w:rsidR="002D6416">
          <w:t>,</w:t>
        </w:r>
      </w:ins>
      <w:r>
        <w:t xml:space="preserve"> which forward-simulates translational and rotational velocities and evaluates the resulting trajectories for proximity to obstacles, proximity to the goal, and adherence to the global path. These scores </w:t>
      </w:r>
      <w:del w:id="929" w:author="Ed" w:date="2013-04-01T15:04:00Z">
        <w:r w:rsidDel="00F15635">
          <w:delText xml:space="preserve">and </w:delText>
        </w:r>
      </w:del>
      <w:ins w:id="930" w:author="Ed" w:date="2013-04-01T15:04:00Z">
        <w:r w:rsidR="00F15635">
          <w:t xml:space="preserve">are </w:t>
        </w:r>
      </w:ins>
      <w:r>
        <w:t xml:space="preserve">weighted and summed to determine the </w:t>
      </w:r>
      <w:del w:id="931" w:author="Ed" w:date="2013-04-01T15:05:00Z">
        <w:r w:rsidDel="00F15635">
          <w:delText xml:space="preserve">trajectory's </w:delText>
        </w:r>
      </w:del>
      <w:ins w:id="932" w:author="Ed" w:date="2013-04-01T15:05:00Z">
        <w:r w:rsidR="00F15635">
          <w:t xml:space="preserve">velocity command’s </w:t>
        </w:r>
      </w:ins>
      <w:r>
        <w:t xml:space="preserve">score. The highest scoring velocity command is sent to the mobile base driver. </w:t>
      </w:r>
      <w:del w:id="933" w:author="Ed" w:date="2013-04-01T15:05:00Z">
        <w:r w:rsidDel="00F15635">
          <w:delText xml:space="preserve">On </w:delText>
        </w:r>
      </w:del>
      <w:del w:id="934" w:author="Ed" w:date="2013-04-01T14:14:00Z">
        <w:r w:rsidDel="00C26887">
          <w:delText>ABBY</w:delText>
        </w:r>
      </w:del>
      <w:del w:id="935" w:author="Ed" w:date="2013-04-01T15:05:00Z">
        <w:r w:rsidDel="00F15635">
          <w:delText>, dynamic window planning sometimes results in unintuitive behavior as the robot approaches the goal. Namely, the robot will sometimes rotate the wrong way, forcing it to turn all the way around to reach the proper heading.</w:delText>
        </w:r>
      </w:del>
    </w:p>
    <w:p w:rsidR="0053034D" w:rsidRPr="00396867" w:rsidRDefault="0053034D" w:rsidP="00CA427F">
      <w:r>
        <w:t xml:space="preserve">There are some alternatives to NavFn and the base local planner packages used on </w:t>
      </w:r>
      <w:del w:id="936" w:author="Ed" w:date="2013-04-01T14:14:00Z">
        <w:r w:rsidDel="00C26887">
          <w:delText>ABBY</w:delText>
        </w:r>
      </w:del>
      <w:ins w:id="937" w:author="Ed" w:date="2013-04-01T14:14:00Z">
        <w:r w:rsidR="00C26887">
          <w:t>ABBY</w:t>
        </w:r>
      </w:ins>
      <w:r>
        <w:t>. The ROS navigation stack includes a global</w:t>
      </w:r>
      <w:r w:rsidR="001E0DFA">
        <w:t xml:space="preserve"> planner called Carrot Planner</w:t>
      </w:r>
      <w:del w:id="938" w:author="Ed" w:date="2013-04-02T10:27:00Z">
        <w:r w:rsidR="001E0DFA" w:rsidDel="002D6416">
          <w:delText>,</w:delText>
        </w:r>
      </w:del>
      <w:r w:rsidR="0087344B">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7344B">
        <w:fldChar w:fldCharType="separate"/>
      </w:r>
      <w:r w:rsidR="007A0A93" w:rsidRPr="007A0A93">
        <w:t>[22]</w:t>
      </w:r>
      <w:r w:rsidR="0087344B">
        <w:fldChar w:fldCharType="end"/>
      </w:r>
      <w:ins w:id="939" w:author="Ed" w:date="2013-04-02T10:27:00Z">
        <w:r w:rsidR="002D6416">
          <w:t>,</w:t>
        </w:r>
      </w:ins>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helves. In his masters thesis,</w:t>
      </w:r>
      <w:r>
        <w:t xml:space="preserve"> </w:t>
      </w:r>
      <w:ins w:id="940" w:author="Ed" w:date="2013-04-01T15:07:00Z">
        <w:r w:rsidR="00F15635">
          <w:t xml:space="preserve">Eric </w:t>
        </w:r>
      </w:ins>
      <w:r>
        <w:t>Perko</w:t>
      </w:r>
      <w:r w:rsidR="0087344B">
        <w:fldChar w:fldCharType="begin"/>
      </w:r>
      <w:ins w:id="941" w:author="Ed" w:date="2013-04-02T10:35:00Z">
        <w:r w:rsidR="00FC6366">
          <w:instrText xml:space="preserve"> ADDIN ZOTERO_ITEM CSL_CITATION {"citationID":"ejjcbt2po","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942" w:author="Ed" w:date="2013-04-02T10:35:00Z">
        <w:r w:rsidR="00380F8D" w:rsidDel="00FC6366">
          <w:del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943" w:author="Ed" w:date="2013-04-02T10:35:00Z">
        <w:r w:rsidR="00FC6366" w:rsidRPr="00FC6366">
          <w:t>[11]</w:t>
        </w:r>
      </w:ins>
      <w:del w:id="944" w:author="Ed" w:date="2013-04-02T10:35:00Z">
        <w:r w:rsidR="00380F8D" w:rsidRPr="00FC6366" w:rsidDel="00FC6366">
          <w:delText>[10]</w:delText>
        </w:r>
      </w:del>
      <w:r w:rsidR="0087344B">
        <w:fldChar w:fldCharType="end"/>
      </w:r>
      <w:r>
        <w:t xml:space="preserve"> addressed many of the problems with NavFn and base local planner and devised new algorithms for precision navigation of a mobile robot or wheelchair in an indoor </w:t>
      </w:r>
      <w:r>
        <w:lastRenderedPageBreak/>
        <w:t xml:space="preserve">environment. However, Perko's ROS implementations of his algorithms do not conform to the same API as existing ROS navigation nodes, nor do they provide the same functionality. Whereas the existing ROS navigation stack takes an arbitrary Pose (x, y, theta 2D coordinate) as a goal, Perko's path planner requires that all goals be predefined points in an </w:t>
      </w:r>
      <w:r w:rsidRPr="0053761C">
        <w:rPr>
          <w:i/>
          <w:rPrChange w:id="945" w:author="Ed" w:date="2013-04-01T14:53:00Z">
            <w:rPr/>
          </w:rPrChange>
        </w:rPr>
        <w:t>a priori</w:t>
      </w:r>
      <w:r>
        <w:t xml:space="preserve">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w:t>
      </w:r>
      <w:ins w:id="946" w:author="Ed" w:date="2013-04-01T15:07:00Z">
        <w:r w:rsidR="002A42A1">
          <w:t xml:space="preserve">This closely resembles the existing paradigm for AGV navigation. </w:t>
        </w:r>
      </w:ins>
      <w:r>
        <w:t>This set-up task would be monumental in a large factory, so Perko's global planner was not used for this project. Perko's local planner uses a combination of local path linearization and a third-order steering algorithm to generate velocity commands. Unlike base local planner, which takes in arbitrary paths composed of a series of poses, Perko's local planner requires that paths be defined as a series of line segments and constant-curvature arcs. This prevents it from being interoperable with NavFn.</w:t>
      </w:r>
    </w:p>
    <w:p w:rsidR="0053034D" w:rsidRDefault="0053034D" w:rsidP="00606590">
      <w:pPr>
        <w:pStyle w:val="Heading2"/>
        <w:pPrChange w:id="947" w:author="Ed" w:date="2013-04-03T15:31:00Z">
          <w:pPr>
            <w:pStyle w:val="Heading2"/>
          </w:pPr>
        </w:pPrChange>
      </w:pPr>
      <w:bookmarkStart w:id="948" w:name="_Toc351559259"/>
      <w:del w:id="949" w:author="Ed" w:date="2013-04-01T15:08:00Z">
        <w:r w:rsidDel="002A42A1">
          <w:delText xml:space="preserve">IK </w:delText>
        </w:r>
      </w:del>
      <w:bookmarkStart w:id="950" w:name="_Toc352766735"/>
      <w:ins w:id="951" w:author="Ed" w:date="2013-04-01T15:08:00Z">
        <w:r w:rsidR="002A42A1">
          <w:t xml:space="preserve">Inverse Kinematics </w:t>
        </w:r>
      </w:ins>
      <w:r>
        <w:t>solver</w:t>
      </w:r>
      <w:bookmarkEnd w:id="948"/>
      <w:bookmarkEnd w:id="950"/>
    </w:p>
    <w:p w:rsidR="0053034D" w:rsidRPr="00934523" w:rsidRDefault="0053034D" w:rsidP="00CA427F">
      <w:r>
        <w:t xml:space="preserve">An important part of robotic arm planning is an </w:t>
      </w:r>
      <w:del w:id="952" w:author="Ed" w:date="2013-04-01T15:08:00Z">
        <w:r w:rsidDel="002A42A1">
          <w:delText>inverse kinematic</w:delText>
        </w:r>
      </w:del>
      <w:ins w:id="953" w:author="Ed" w:date="2013-04-01T15:08:00Z">
        <w:r w:rsidR="002A42A1">
          <w:t>inverse kinematics</w:t>
        </w:r>
      </w:ins>
      <w:r>
        <w:t xml:space="preserve"> solver. Given a pose in the robotic arm's work envelope, an </w:t>
      </w:r>
      <w:del w:id="954" w:author="Ed" w:date="2013-04-01T15:08:00Z">
        <w:r w:rsidDel="002A42A1">
          <w:delText>inverse kinematic</w:delText>
        </w:r>
      </w:del>
      <w:ins w:id="955" w:author="Ed" w:date="2013-04-01T15:08:00Z">
        <w:r w:rsidR="002A42A1">
          <w:t>inverse kinematics</w:t>
        </w:r>
      </w:ins>
      <w:r>
        <w:t xml:space="preserve"> solver determines a set of joint angles that would place the end effector at that pose. Because not all poses have possible solutions and some poses are degenerate cases, analytical </w:t>
      </w:r>
      <w:del w:id="956" w:author="Ed" w:date="2013-04-01T15:08:00Z">
        <w:r w:rsidDel="002A42A1">
          <w:delText>inverse kinematic</w:delText>
        </w:r>
      </w:del>
      <w:ins w:id="957" w:author="Ed" w:date="2013-04-01T15:08:00Z">
        <w:r w:rsidR="002A42A1">
          <w:t>inverse kinematics</w:t>
        </w:r>
      </w:ins>
      <w:r>
        <w:t xml:space="preserve"> solvers are mathematically complex.</w:t>
      </w:r>
    </w:p>
    <w:p w:rsidR="0053034D" w:rsidRDefault="0053034D">
      <w:pPr>
        <w:pStyle w:val="Heading3"/>
        <w:pPrChange w:id="958" w:author="Ed" w:date="2013-04-02T11:34:00Z">
          <w:pPr>
            <w:pStyle w:val="Heading2"/>
          </w:pPr>
        </w:pPrChange>
      </w:pPr>
      <w:bookmarkStart w:id="959" w:name="_Toc351559260"/>
      <w:bookmarkStart w:id="960" w:name="_Toc352766736"/>
      <w:r>
        <w:t>KDL Solver</w:t>
      </w:r>
      <w:bookmarkEnd w:id="959"/>
      <w:bookmarkEnd w:id="960"/>
    </w:p>
    <w:p w:rsidR="0053034D" w:rsidRDefault="0053034D" w:rsidP="00CA427F">
      <w:r>
        <w:lastRenderedPageBreak/>
        <w:t xml:space="preserve">ROS includes a kinematic solver in the kinematics_constraint_aware package that wraps the </w:t>
      </w:r>
      <w:del w:id="961" w:author="Ed" w:date="2013-04-01T15:08:00Z">
        <w:r w:rsidDel="002A42A1">
          <w:delText>inverse kinematic</w:delText>
        </w:r>
      </w:del>
      <w:ins w:id="962" w:author="Ed" w:date="2013-04-01T15:08:00Z">
        <w:r w:rsidR="002A42A1">
          <w:t>inverse kinematics</w:t>
        </w:r>
      </w:ins>
      <w:r>
        <w:t xml:space="preserve"> solver of the Orocos project's Kinematics and Dynamics Library (KDL)</w:t>
      </w:r>
      <w:r w:rsidR="0087344B">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7344B">
        <w:fldChar w:fldCharType="separate"/>
      </w:r>
      <w:r w:rsidR="007A0A93" w:rsidRPr="007A0A93">
        <w:t>[23]</w:t>
      </w:r>
      <w:r w:rsidR="0087344B">
        <w:fldChar w:fldCharType="end"/>
      </w:r>
      <w:r>
        <w:t xml:space="preserve">. The KDL solver is a numerical solver that uses </w:t>
      </w:r>
      <w:r w:rsidRPr="002372B2">
        <w:t>Newton-Raphson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CA427F">
      <w:r>
        <w:t>To counteract the problem of the KDL solver failing</w:t>
      </w:r>
      <w:ins w:id="963" w:author="Ed" w:date="2013-04-01T15:09:00Z">
        <w:r w:rsidR="002A42A1">
          <w:t xml:space="preserve"> for achievable positions</w:t>
        </w:r>
      </w:ins>
      <w:r>
        <w:t xml:space="preserve">, the solver was wrapped in a method to retry the search on failure. When the solver fails to find an </w:t>
      </w:r>
      <w:del w:id="964" w:author="Ed" w:date="2013-04-01T15:08:00Z">
        <w:r w:rsidDel="002A42A1">
          <w:delText>inverse kinematic</w:delText>
        </w:r>
      </w:del>
      <w:ins w:id="965" w:author="Ed" w:date="2013-04-01T15:08:00Z">
        <w:r w:rsidR="002A42A1">
          <w:t>inverse kinematics</w:t>
        </w:r>
      </w:ins>
      <w:r>
        <w:t xml:space="preserve"> solution for a desired pose, the solver is reseeded with randomly selected joint values and called again</w:t>
      </w:r>
      <w:ins w:id="966" w:author="Ed" w:date="2013-04-01T15:09:00Z">
        <w:r w:rsidR="002A42A1">
          <w:t>, up to 100 times</w:t>
        </w:r>
      </w:ins>
      <w:r>
        <w:t xml:space="preserve">.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14325B">
        <w:fldChar w:fldCharType="begin"/>
      </w:r>
      <w:r w:rsidR="0014325B">
        <w:instrText xml:space="preserve"> REF _Ref351928372 \h  \* MERGEFORMAT </w:instrText>
      </w:r>
      <w:r w:rsidR="0014325B">
        <w:fldChar w:fldCharType="separate"/>
      </w:r>
      <w:r w:rsidR="003803BC">
        <w:t>Figure 11</w:t>
      </w:r>
      <w:r w:rsidR="0014325B">
        <w:fldChar w:fldCharType="end"/>
      </w:r>
      <w:r w:rsidR="00055796" w:rsidRPr="00055796">
        <w:t xml:space="preserve">, most inverse kinematics requests are solved in under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w:t>
      </w:r>
      <w:del w:id="967" w:author="Ed" w:date="2013-04-01T15:08:00Z">
        <w:r w:rsidRPr="00055796" w:rsidDel="002A42A1">
          <w:delText>inverse kinematic</w:delText>
        </w:r>
      </w:del>
      <w:ins w:id="968" w:author="Ed" w:date="2013-04-01T15:08:00Z">
        <w:r w:rsidR="002A42A1">
          <w:t>inverse kinematics</w:t>
        </w:r>
      </w:ins>
      <w:r w:rsidRPr="00055796">
        <w:t xml:space="preserve">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w:t>
      </w:r>
      <w:del w:id="969" w:author="Ed" w:date="2013-04-01T15:08:00Z">
        <w:r w:rsidRPr="00055796" w:rsidDel="002A42A1">
          <w:delText>inverse kinematic</w:delText>
        </w:r>
      </w:del>
      <w:ins w:id="970" w:author="Ed" w:date="2013-04-01T15:08:00Z">
        <w:r w:rsidR="002A42A1">
          <w:t>inverse kinematics</w:t>
        </w:r>
      </w:ins>
      <w:r w:rsidRPr="00055796">
        <w:t xml:space="preserve"> solver will be necessary in an industrial installation.</w:t>
      </w:r>
    </w:p>
    <w:p w:rsidR="00055796" w:rsidRDefault="00055796" w:rsidP="00CA427F">
      <w:r>
        <w:rPr>
          <w:noProof/>
          <w:lang w:bidi="ar-SA"/>
        </w:rPr>
        <w:lastRenderedPageBreak/>
        <w:drawing>
          <wp:inline distT="0" distB="0" distL="0" distR="0" wp14:anchorId="61C70C6D" wp14:editId="2C34A7D6">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CA427F">
      <w:pPr>
        <w:pStyle w:val="Caption"/>
      </w:pPr>
      <w:bookmarkStart w:id="971" w:name="_Ref351928372"/>
      <w:bookmarkStart w:id="972" w:name="_Toc351997945"/>
      <w:bookmarkStart w:id="973" w:name="_Toc352766822"/>
      <w:r>
        <w:t xml:space="preserve">Figure </w:t>
      </w:r>
      <w:fldSimple w:instr=" SEQ Figure \* ARABIC ">
        <w:r w:rsidR="003803BC">
          <w:rPr>
            <w:noProof/>
          </w:rPr>
          <w:t>11</w:t>
        </w:r>
      </w:fldSimple>
      <w:bookmarkEnd w:id="971"/>
      <w:r>
        <w:t>: A histogram of successful requests from the test of the KDL inverse kinematics solver, showing the distribution of iterations required to find a solution.</w:t>
      </w:r>
      <w:bookmarkEnd w:id="972"/>
      <w:bookmarkEnd w:id="973"/>
    </w:p>
    <w:p w:rsidR="0053034D" w:rsidRDefault="0053034D">
      <w:pPr>
        <w:pStyle w:val="Heading3"/>
        <w:pPrChange w:id="974" w:author="Ed" w:date="2013-04-02T11:34:00Z">
          <w:pPr>
            <w:pStyle w:val="Heading2"/>
          </w:pPr>
        </w:pPrChange>
      </w:pPr>
      <w:bookmarkStart w:id="975" w:name="_Toc351559261"/>
      <w:bookmarkStart w:id="976" w:name="_Toc352766737"/>
      <w:r>
        <w:t>IKFast</w:t>
      </w:r>
      <w:bookmarkEnd w:id="975"/>
      <w:bookmarkEnd w:id="976"/>
    </w:p>
    <w:p w:rsidR="0053034D" w:rsidRDefault="0053034D" w:rsidP="00CA427F">
      <w:r>
        <w:t>The OpenRAVE project includes the IKFast kinematic solver tool</w:t>
      </w:r>
      <w:del w:id="977" w:author="Ed" w:date="2013-04-02T10:27:00Z">
        <w:r w:rsidDel="002D6416">
          <w:delText>,</w:delText>
        </w:r>
      </w:del>
      <w:r w:rsidR="0087344B">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7344B">
        <w:fldChar w:fldCharType="separate"/>
      </w:r>
      <w:r w:rsidR="007A0A93" w:rsidRPr="007A0A93">
        <w:t>[24]</w:t>
      </w:r>
      <w:r w:rsidR="0087344B">
        <w:fldChar w:fldCharType="end"/>
      </w:r>
      <w:ins w:id="978" w:author="Ed" w:date="2013-04-02T10:27:00Z">
        <w:r w:rsidR="002D6416">
          <w:t>,</w:t>
        </w:r>
      </w:ins>
      <w:r>
        <w:t xml:space="preserve"> which analyzes a kinematic chain and generates C++ code for an </w:t>
      </w:r>
      <w:del w:id="979" w:author="Ed" w:date="2013-04-01T15:08:00Z">
        <w:r w:rsidDel="002A42A1">
          <w:delText>inverse kinematic</w:delText>
        </w:r>
      </w:del>
      <w:ins w:id="980" w:author="Ed" w:date="2013-04-01T15:08:00Z">
        <w:r w:rsidR="002A42A1">
          <w:t>inverse kinematics</w:t>
        </w:r>
      </w:ins>
      <w:r>
        <w:t xml:space="preserve"> solver for that chain. The solver it generates is a closed-form analytic solver, meaning it runs very quickly (&lt;1 ms) and can handle the vast majority of achievable pos</w:t>
      </w:r>
      <w:r w:rsidR="00595217">
        <w:t>es, including degenerate cases.</w:t>
      </w:r>
      <w:r>
        <w:t xml:space="preserve"> The greatest limitation of IKFast is that it does not take into account joint limits, but assumes that all joints can rotate freely. This means that IKFast will often generate solutions that are unachievable for a rotation-limited robotic arm.</w:t>
      </w:r>
    </w:p>
    <w:p w:rsidR="0053034D" w:rsidRPr="00CB2345" w:rsidRDefault="0053034D" w:rsidP="00CA427F">
      <w:pPr>
        <w:rPr>
          <w:b/>
        </w:rPr>
      </w:pPr>
      <w:r>
        <w:lastRenderedPageBreak/>
        <w:t xml:space="preserve">The ROS wrapper for IKFast rejects solutions that violate joint constraints, but </w:t>
      </w:r>
      <w:del w:id="981" w:author="Ed" w:date="2013-04-01T15:10:00Z">
        <w:r w:rsidDel="002A42A1">
          <w:delText xml:space="preserve">since </w:delText>
        </w:r>
      </w:del>
      <w:r>
        <w:t xml:space="preserve">IKFast will only return the first eight IK solutions it finds, </w:t>
      </w:r>
      <w:ins w:id="982" w:author="Ed" w:date="2013-04-01T15:10:00Z">
        <w:r w:rsidR="002A42A1">
          <w:t xml:space="preserve">and </w:t>
        </w:r>
      </w:ins>
      <w:r>
        <w:t xml:space="preserve">it is likely that none of these solutions will satisfy joint constraints, particularly for degenerate cases. </w:t>
      </w:r>
      <w:del w:id="983" w:author="Ed" w:date="2013-04-01T15:10:00Z">
        <w:r w:rsidDel="002A42A1">
          <w:delText>In these situations</w:delText>
        </w:r>
      </w:del>
      <w:ins w:id="984" w:author="Ed" w:date="2013-04-01T15:10:00Z">
        <w:r w:rsidR="002A42A1">
          <w:t>When this happens</w:t>
        </w:r>
      </w:ins>
      <w:r>
        <w:t xml:space="preserve">, the ROS </w:t>
      </w:r>
      <w:del w:id="985" w:author="Ed" w:date="2013-04-01T15:08:00Z">
        <w:r w:rsidDel="002A42A1">
          <w:delText>inverse kinematic</w:delText>
        </w:r>
      </w:del>
      <w:ins w:id="986" w:author="Ed" w:date="2013-04-01T15:08:00Z">
        <w:r w:rsidR="002A42A1">
          <w:t>inverse kinematics</w:t>
        </w:r>
      </w:ins>
      <w:r>
        <w:t xml:space="preserve"> service fails, despite the </w:t>
      </w:r>
      <w:ins w:id="987" w:author="Ed" w:date="2013-04-01T15:10:00Z">
        <w:r w:rsidR="002A42A1">
          <w:t xml:space="preserve">possible </w:t>
        </w:r>
      </w:ins>
      <w:r>
        <w:t xml:space="preserve">existence of a valid solution. It may be possible to rewrite the IKFast compiler or modify the generated code to work with joint limits, but at this time, IKFast was determined to be unsuitable for arms of </w:t>
      </w:r>
      <w:del w:id="988" w:author="Ed" w:date="2013-04-01T14:14:00Z">
        <w:r w:rsidDel="00C26887">
          <w:delText>ABBY</w:delText>
        </w:r>
      </w:del>
      <w:ins w:id="989" w:author="Ed" w:date="2013-04-01T14:14:00Z">
        <w:r w:rsidR="00C26887">
          <w:t>ABBY</w:t>
        </w:r>
      </w:ins>
      <w:r>
        <w:t>'s geometry due to the high incidence of solver failure.</w:t>
      </w:r>
    </w:p>
    <w:p w:rsidR="0053034D" w:rsidRDefault="0053034D" w:rsidP="00606590">
      <w:pPr>
        <w:pStyle w:val="Heading2"/>
        <w:pPrChange w:id="990" w:author="Ed" w:date="2013-04-03T15:31:00Z">
          <w:pPr>
            <w:pStyle w:val="Heading2"/>
          </w:pPr>
        </w:pPrChange>
      </w:pPr>
      <w:bookmarkStart w:id="991" w:name="_Toc351559262"/>
      <w:bookmarkStart w:id="992" w:name="_Toc352766738"/>
      <w:r>
        <w:t>Arm Navigation</w:t>
      </w:r>
      <w:bookmarkEnd w:id="991"/>
      <w:bookmarkEnd w:id="992"/>
    </w:p>
    <w:p w:rsidR="0053034D" w:rsidRDefault="0053034D" w:rsidP="00CA427F">
      <w:del w:id="993" w:author="Ed" w:date="2013-04-01T14:14:00Z">
        <w:r w:rsidDel="00C26887">
          <w:delText>ABBY</w:delText>
        </w:r>
      </w:del>
      <w:ins w:id="994" w:author="Ed" w:date="2013-04-01T14:14:00Z">
        <w:r w:rsidR="00C26887">
          <w:t>ABBY</w:t>
        </w:r>
      </w:ins>
      <w:r>
        <w:t>'s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del w:id="995" w:author="Ed" w:date="2013-04-02T10:27:00Z">
        <w:r w:rsidRPr="00B54A0F" w:rsidDel="002D6416">
          <w:delText>.</w:delText>
        </w:r>
        <w:r w:rsidR="00595217" w:rsidDel="002D6416">
          <w:delText xml:space="preserve"> </w:delText>
        </w:r>
      </w:del>
      <w:r w:rsidR="0087344B">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7344B">
        <w:fldChar w:fldCharType="separate"/>
      </w:r>
      <w:r w:rsidR="007A0A93" w:rsidRPr="007A0A93">
        <w:t>[25]</w:t>
      </w:r>
      <w:r w:rsidR="0087344B">
        <w:fldChar w:fldCharType="end"/>
      </w:r>
      <w:ins w:id="996" w:author="Ed" w:date="2013-04-02T10:27:00Z">
        <w:r w:rsidR="002D6416">
          <w:t>.</w:t>
        </w:r>
      </w:ins>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pPr>
        <w:pStyle w:val="Heading3"/>
        <w:pPrChange w:id="997" w:author="Ed" w:date="2013-04-02T11:35:00Z">
          <w:pPr>
            <w:pStyle w:val="Heading2"/>
          </w:pPr>
        </w:pPrChange>
      </w:pPr>
      <w:bookmarkStart w:id="998" w:name="_Toc351559263"/>
      <w:bookmarkStart w:id="999" w:name="_Toc352766739"/>
      <w:r>
        <w:t>Collision Detection</w:t>
      </w:r>
      <w:bookmarkEnd w:id="998"/>
      <w:bookmarkEnd w:id="999"/>
    </w:p>
    <w:p w:rsidR="0053034D" w:rsidRDefault="0053034D" w:rsidP="00CA427F">
      <w:r>
        <w:t xml:space="preserve">The robot </w:t>
      </w:r>
      <w:ins w:id="1000" w:author="Ed" w:date="2013-04-01T15:10:00Z">
        <w:r w:rsidR="002A42A1">
          <w:t xml:space="preserve">uses the ROS node Collider to </w:t>
        </w:r>
      </w:ins>
      <w:r>
        <w:t>maintain</w:t>
      </w:r>
      <w:del w:id="1001" w:author="Ed" w:date="2013-04-01T15:10:00Z">
        <w:r w:rsidDel="002A42A1">
          <w:delText>s</w:delText>
        </w:r>
      </w:del>
      <w:r>
        <w:t xml:space="preserve"> a collision map, a 3D occupancy grid represented by an Octomap oct-tree.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CA427F">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pPr>
        <w:pStyle w:val="Heading3"/>
        <w:pPrChange w:id="1002" w:author="Ed" w:date="2013-04-02T11:35:00Z">
          <w:pPr>
            <w:pStyle w:val="Heading2"/>
          </w:pPr>
        </w:pPrChange>
      </w:pPr>
      <w:bookmarkStart w:id="1003" w:name="_Toc351559264"/>
      <w:bookmarkStart w:id="1004" w:name="_Toc352766740"/>
      <w:r>
        <w:t>Kinect Data Filtering</w:t>
      </w:r>
      <w:bookmarkEnd w:id="1003"/>
      <w:bookmarkEnd w:id="1004"/>
    </w:p>
    <w:p w:rsidR="0053034D" w:rsidRPr="00934523" w:rsidRDefault="0053034D" w:rsidP="00CA427F">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t>
      </w:r>
      <w:r>
        <w:lastRenderedPageBreak/>
        <w:t>which is simulated by padding the 3D model of the robot generated from the URDF. The resulting point cloud, which has all points within the robot removed, is used for all collision monitoring and object detection.</w:t>
      </w:r>
      <w:ins w:id="1005" w:author="Ed" w:date="2013-04-01T15:11:00Z">
        <w:r w:rsidR="002A42A1">
          <w:t xml:space="preserve"> Unfortunately, this is a computationally intensive task, consuming one full core of the PC’s processor.</w:t>
        </w:r>
      </w:ins>
    </w:p>
    <w:p w:rsidR="0053034D" w:rsidRDefault="0053034D" w:rsidP="00606590">
      <w:pPr>
        <w:pStyle w:val="Heading2"/>
        <w:pPrChange w:id="1006" w:author="Ed" w:date="2013-04-03T15:31:00Z">
          <w:pPr>
            <w:pStyle w:val="Heading2"/>
          </w:pPr>
        </w:pPrChange>
      </w:pPr>
      <w:bookmarkStart w:id="1007" w:name="_Toc351559265"/>
      <w:bookmarkStart w:id="1008" w:name="_Ref351934904"/>
      <w:bookmarkStart w:id="1009" w:name="_Ref351934912"/>
      <w:bookmarkStart w:id="1010" w:name="_Toc352766741"/>
      <w:r>
        <w:t>Tabletop Box Manipulation</w:t>
      </w:r>
      <w:bookmarkEnd w:id="1007"/>
      <w:bookmarkEnd w:id="1008"/>
      <w:bookmarkEnd w:id="1009"/>
      <w:bookmarkEnd w:id="1010"/>
    </w:p>
    <w:p w:rsidR="003330B7" w:rsidRDefault="003330B7" w:rsidP="00CA427F">
      <w:pPr>
        <w:pStyle w:val="BodyText"/>
      </w:pPr>
      <w:commentRangeStart w:id="1011"/>
      <w:r>
        <w:rPr>
          <w:noProof/>
          <w:lang w:bidi="ar-SA"/>
        </w:rPr>
        <w:drawing>
          <wp:inline distT="0" distB="0" distL="0" distR="0" wp14:anchorId="12E3DD44" wp14:editId="4AAC3C64">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commentRangeEnd w:id="1011"/>
      <w:r w:rsidR="002A42A1">
        <w:rPr>
          <w:rStyle w:val="CommentReference"/>
        </w:rPr>
        <w:commentReference w:id="1011"/>
      </w:r>
    </w:p>
    <w:p w:rsidR="0053034D" w:rsidRDefault="003330B7" w:rsidP="00CA427F">
      <w:pPr>
        <w:pStyle w:val="Caption"/>
      </w:pPr>
      <w:bookmarkStart w:id="1012" w:name="_Toc351997946"/>
      <w:bookmarkStart w:id="1013" w:name="_Toc352766823"/>
      <w:r>
        <w:lastRenderedPageBreak/>
        <w:t xml:space="preserve">Figure </w:t>
      </w:r>
      <w:fldSimple w:instr=" SEQ Figure \* ARABIC ">
        <w:r w:rsidR="003803BC">
          <w:rPr>
            <w:noProof/>
          </w:rPr>
          <w:t>12</w:t>
        </w:r>
      </w:fldSimple>
      <w:r>
        <w:t>: The box manipulation pipeline. Data from the Kinect is used to locate boxes on a table, which are then picked up and placed in the bin.</w:t>
      </w:r>
      <w:bookmarkEnd w:id="1012"/>
      <w:bookmarkEnd w:id="1013"/>
    </w:p>
    <w:p w:rsidR="0053034D" w:rsidRDefault="0053034D" w:rsidP="00CA427F">
      <w:r>
        <w:t xml:space="preserve">Once </w:t>
      </w:r>
      <w:del w:id="1014" w:author="Ed" w:date="2013-04-01T14:14:00Z">
        <w:r w:rsidDel="00C26887">
          <w:delText>ABBY</w:delText>
        </w:r>
      </w:del>
      <w:ins w:id="1015" w:author="Ed" w:date="2013-04-01T14:14:00Z">
        <w:r w:rsidR="00C26887">
          <w:t>ABBY</w:t>
        </w:r>
      </w:ins>
      <w:r>
        <w:t xml:space="preserve">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pPr>
        <w:pStyle w:val="Heading3"/>
        <w:pPrChange w:id="1016" w:author="Ed" w:date="2013-04-02T11:35:00Z">
          <w:pPr>
            <w:pStyle w:val="Heading2"/>
          </w:pPr>
        </w:pPrChange>
      </w:pPr>
      <w:bookmarkStart w:id="1017" w:name="_Toc351559266"/>
      <w:bookmarkStart w:id="1018" w:name="_Toc352766742"/>
      <w:r>
        <w:t>The Manipulation Controller</w:t>
      </w:r>
      <w:bookmarkEnd w:id="1017"/>
      <w:bookmarkEnd w:id="1018"/>
    </w:p>
    <w:p w:rsidR="0053034D" w:rsidRDefault="0053034D" w:rsidP="00CA427F">
      <w:r>
        <w:t xml:space="preserve">The Object Manipulation Controller </w:t>
      </w:r>
      <w:ins w:id="1019" w:author="Ed" w:date="2013-04-01T15:12:00Z">
        <w:r w:rsidR="002A42A1">
          <w:t xml:space="preserve">was written specifically for this project and </w:t>
        </w:r>
      </w:ins>
      <w:r>
        <w:t>serves as the central control node, translating and routing messages between the perception and manipulation nodes. It provides a callable method pick_objects</w:t>
      </w:r>
      <w:ins w:id="1020" w:author="Ed" w:date="2013-04-01T15:12:00Z">
        <w:r w:rsidR="002A42A1">
          <w:t>()</w:t>
        </w:r>
      </w:ins>
      <w:r>
        <w:t xml:space="preserve">, which performs the task described in </w:t>
      </w:r>
      <w:r w:rsidR="0087344B">
        <w:fldChar w:fldCharType="begin"/>
      </w:r>
      <w:r w:rsidR="00610622">
        <w:instrText xml:space="preserve"> REF _Ref351930475 \h </w:instrText>
      </w:r>
      <w:r w:rsidR="0087344B">
        <w:fldChar w:fldCharType="separate"/>
      </w:r>
      <w:r w:rsidR="003803BC">
        <w:t xml:space="preserve">Algorithm </w:t>
      </w:r>
      <w:r w:rsidR="003803BC">
        <w:rPr>
          <w:noProof/>
        </w:rPr>
        <w:t>2</w:t>
      </w:r>
      <w:r w:rsidR="0087344B">
        <w:fldChar w:fldCharType="end"/>
      </w:r>
      <w:r w:rsidR="003B51D5">
        <w:t>.</w:t>
      </w:r>
    </w:p>
    <w:p w:rsidR="0053034D" w:rsidRDefault="0053034D" w:rsidP="00CA427F">
      <w:pPr>
        <w:pStyle w:val="algorithm"/>
      </w:pPr>
      <w:r>
        <w:t>detected_objects = tabletop_detection(kinect_data)</w:t>
      </w:r>
    </w:p>
    <w:p w:rsidR="0053034D" w:rsidRDefault="0053034D" w:rsidP="00CA427F">
      <w:pPr>
        <w:pStyle w:val="algorithm"/>
      </w:pPr>
      <w:r>
        <w:t>for each object in detected_objects:</w:t>
      </w:r>
    </w:p>
    <w:p w:rsidR="0053034D" w:rsidRDefault="0053034D" w:rsidP="00CA427F">
      <w:pPr>
        <w:pStyle w:val="algorithm"/>
      </w:pPr>
      <w:r>
        <w:tab/>
        <w:t>if graspable(object):</w:t>
      </w:r>
    </w:p>
    <w:p w:rsidR="0053034D" w:rsidRDefault="0053034D" w:rsidP="00CA427F">
      <w:pPr>
        <w:pStyle w:val="algorithm"/>
      </w:pPr>
      <w:r>
        <w:tab/>
      </w:r>
      <w:r>
        <w:tab/>
        <w:t>pick(object)</w:t>
      </w:r>
    </w:p>
    <w:p w:rsidR="0053034D" w:rsidRDefault="0053034D" w:rsidP="00CA427F">
      <w:pPr>
        <w:pStyle w:val="algorithm"/>
      </w:pPr>
      <w:r>
        <w:tab/>
      </w:r>
      <w:r>
        <w:tab/>
        <w:t>place(object, bin)</w:t>
      </w:r>
    </w:p>
    <w:p w:rsidR="0053034D" w:rsidRDefault="0053034D" w:rsidP="00CA427F">
      <w:pPr>
        <w:pStyle w:val="algorithm"/>
      </w:pPr>
      <w:r>
        <w:t>stow_arm()</w:t>
      </w:r>
    </w:p>
    <w:p w:rsidR="003B51D5" w:rsidRDefault="003B51D5" w:rsidP="00CA427F">
      <w:pPr>
        <w:pStyle w:val="Caption"/>
      </w:pPr>
      <w:bookmarkStart w:id="1021" w:name="_Ref351930475"/>
      <w:r>
        <w:t xml:space="preserve">Algorithm </w:t>
      </w:r>
      <w:fldSimple w:instr=" SEQ Algorithm \* ARABIC ">
        <w:r w:rsidR="003803BC">
          <w:rPr>
            <w:noProof/>
          </w:rPr>
          <w:t>2</w:t>
        </w:r>
      </w:fldSimple>
      <w:bookmarkEnd w:id="1021"/>
      <w:r>
        <w:t>: The process for detecting, picking up, and stowing the objects on a table</w:t>
      </w:r>
    </w:p>
    <w:p w:rsidR="0053034D" w:rsidRDefault="0053034D" w:rsidP="00CA427F">
      <w:r>
        <w:t xml:space="preserve">The tabletop_detection() step is performed by the </w:t>
      </w:r>
      <w:del w:id="1022" w:author="Ed" w:date="2013-04-01T15:13:00Z">
        <w:r w:rsidDel="002A42A1">
          <w:delText xml:space="preserve">tabletop </w:delText>
        </w:r>
      </w:del>
      <w:ins w:id="1023" w:author="Ed" w:date="2013-04-01T15:13:00Z">
        <w:r w:rsidR="002A42A1">
          <w:t>tabletop_</w:t>
        </w:r>
      </w:ins>
      <w:del w:id="1024" w:author="Ed" w:date="2013-04-01T15:13:00Z">
        <w:r w:rsidDel="002A42A1">
          <w:delText xml:space="preserve">object </w:delText>
        </w:r>
      </w:del>
      <w:ins w:id="1025" w:author="Ed" w:date="2013-04-01T15:13:00Z">
        <w:r w:rsidR="002A42A1">
          <w:t>object_</w:t>
        </w:r>
      </w:ins>
      <w:r>
        <w:t>segmentation packa</w:t>
      </w:r>
      <w:r w:rsidR="00595217">
        <w:t xml:space="preserve">ge, developed by Willow Garage </w:t>
      </w:r>
      <w:r w:rsidR="0087344B">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7344B">
        <w:fldChar w:fldCharType="separate"/>
      </w:r>
      <w:r w:rsidR="007A0A93" w:rsidRPr="007A0A93">
        <w:t>[26]</w:t>
      </w:r>
      <w:r w:rsidR="0087344B">
        <w:fldChar w:fldCharType="end"/>
      </w:r>
      <w:r>
        <w:t xml:space="preserve"> for the PR2 robot. This software identifies a tabletop surface in a point cloud </w:t>
      </w:r>
      <w:ins w:id="1026" w:author="Ed" w:date="2013-04-01T15:13:00Z">
        <w:r w:rsidR="002A42A1">
          <w:t xml:space="preserve">from the Kinect </w:t>
        </w:r>
      </w:ins>
      <w:r>
        <w:t xml:space="preserve">using RANSAC </w:t>
      </w:r>
      <w:r w:rsidR="0087344B">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7344B">
        <w:fldChar w:fldCharType="separate"/>
      </w:r>
      <w:r w:rsidR="007A0A93" w:rsidRPr="007A0A93">
        <w:t>[27]</w:t>
      </w:r>
      <w:r w:rsidR="0087344B">
        <w:fldChar w:fldCharType="end"/>
      </w:r>
      <w:r>
        <w:t xml:space="preserve"> and adds it to the collision environment as an object. Objects on top of the table (detected_objects) are segmented into separate point clouds</w:t>
      </w:r>
      <w:del w:id="1027" w:author="Ed" w:date="2013-04-01T15:15:00Z">
        <w:r w:rsidDel="002A42A1">
          <w:delText>. These point clouds are</w:delText>
        </w:r>
      </w:del>
      <w:ins w:id="1028" w:author="Ed" w:date="2013-04-01T15:15:00Z">
        <w:r w:rsidR="002A42A1">
          <w:t xml:space="preserve"> and</w:t>
        </w:r>
      </w:ins>
      <w:r>
        <w:t xml:space="preserve"> inserted into the collision environment as Graspable Objects. These Graspable Objects are used later by the manipulation package during the </w:t>
      </w:r>
      <w:r>
        <w:lastRenderedPageBreak/>
        <w:t xml:space="preserve">pick() step to identify and locate the objects in the robot's environment. The pick() and place() steps are performed by the box manipulator </w:t>
      </w:r>
      <w:del w:id="1029" w:author="Ed" w:date="2013-04-01T15:15:00Z">
        <w:r w:rsidDel="002A42A1">
          <w:delText>package</w:delText>
        </w:r>
      </w:del>
      <w:ins w:id="1030" w:author="Ed" w:date="2013-04-01T15:15:00Z">
        <w:r w:rsidR="002A42A1">
          <w:t>node</w:t>
        </w:r>
      </w:ins>
      <w:r>
        <w:t>, which exposes them as action services using a standard pick-and-place API defined in ROS. This standard API allows the box manipulation package to be easily replaced by a new manipulation package, or the manipulation controller to be replaced by a more sophisticated package. In the final step, stow_arm(), the arm is moved to a predefined stowed position, which minimizes the robot's footprint while it is driving.</w:t>
      </w:r>
    </w:p>
    <w:p w:rsidR="0053034D" w:rsidRDefault="0053034D">
      <w:pPr>
        <w:pStyle w:val="Heading3"/>
        <w:pPrChange w:id="1031" w:author="Ed" w:date="2013-04-02T11:35:00Z">
          <w:pPr>
            <w:pStyle w:val="Heading2"/>
          </w:pPr>
        </w:pPrChange>
      </w:pPr>
      <w:bookmarkStart w:id="1032" w:name="_Toc351559267"/>
      <w:bookmarkStart w:id="1033" w:name="_Toc352766743"/>
      <w:r>
        <w:t>Box Manipulation</w:t>
      </w:r>
      <w:bookmarkEnd w:id="1032"/>
      <w:bookmarkEnd w:id="1033"/>
    </w:p>
    <w:p w:rsidR="0053034D" w:rsidRDefault="0053034D" w:rsidP="00CA427F">
      <w:r>
        <w:t xml:space="preserve">The box manipulator </w:t>
      </w:r>
      <w:del w:id="1034" w:author="Ed" w:date="2013-04-01T15:15:00Z">
        <w:r w:rsidDel="002A42A1">
          <w:delText>package is designed</w:delText>
        </w:r>
      </w:del>
      <w:ins w:id="1035" w:author="Ed" w:date="2013-04-01T15:15:00Z">
        <w:r w:rsidR="002A42A1">
          <w:t>node was written for this project</w:t>
        </w:r>
      </w:ins>
      <w:r>
        <w:t xml:space="preserve"> to be able to lift small boxes from a shelf or table and place them. It provides two services—one to pick up a graspable object, and one to place the currently held graspable object at a set of coordinates.</w:t>
      </w:r>
    </w:p>
    <w:p w:rsidR="0053034D" w:rsidRDefault="0053034D" w:rsidP="00CA427F">
      <w:r>
        <w:t>When the manipulation controller calls the pick service on a Graspable Object in detected_objects,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pregrasp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CA427F">
      <w:r>
        <w:lastRenderedPageBreak/>
        <w:t>Once the gripper is closed around the object, the object manipulation controller calls the place() service with a pose in the robot's onboard storage bin as a target. This service sends the pose to the arm navigation package, which generates a trajectory and moves the arm to the bin. The gripper is then opened.</w:t>
      </w:r>
    </w:p>
    <w:p w:rsidR="0053034D" w:rsidRDefault="0053034D" w:rsidP="00606590">
      <w:pPr>
        <w:pStyle w:val="Heading2"/>
        <w:pPrChange w:id="1036" w:author="Ed" w:date="2013-04-03T15:31:00Z">
          <w:pPr>
            <w:pStyle w:val="Heading2"/>
          </w:pPr>
        </w:pPrChange>
      </w:pPr>
      <w:bookmarkStart w:id="1037" w:name="_Toc351559268"/>
      <w:bookmarkStart w:id="1038" w:name="_Toc352766744"/>
      <w:r>
        <w:t>QR Code Recognition and 3D Localization</w:t>
      </w:r>
      <w:bookmarkEnd w:id="1037"/>
      <w:bookmarkEnd w:id="1038"/>
    </w:p>
    <w:p w:rsidR="0053034D" w:rsidRDefault="0053034D" w:rsidP="00CA427F">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w:t>
      </w:r>
      <w:del w:id="1039" w:author="Ed" w:date="2013-04-01T15:16:00Z">
        <w:r w:rsidDel="002A42A1">
          <w:delText xml:space="preserve">and </w:delText>
        </w:r>
      </w:del>
      <w:ins w:id="1040" w:author="Ed" w:date="2013-04-01T15:16:00Z">
        <w:r w:rsidR="002A42A1">
          <w:t xml:space="preserve">an </w:t>
        </w:r>
      </w:ins>
      <w:r>
        <w:t xml:space="preserve">object can be greatly simplified by simply putting manipulation information on the object itself. </w:t>
      </w:r>
      <w:r w:rsidRPr="008F2EF0">
        <w:rPr>
          <w:rFonts w:eastAsia="+mn-ea"/>
        </w:rPr>
        <w:t xml:space="preserve">For more complex information, the object could link </w:t>
      </w:r>
      <w:r>
        <w:t>back to an entry in a database. Properties salient to mobile industrial manipulation, such as grasp affordances, mass, volumetric data, and visual cues for registration and localization, can all be encoded into visual or RFID tags on manipulable objects. To this end, an exploration was made into using the Kinect in conjunction with a higher-resolution camera to read QR code tags on boxes and use the QR code to perform 3D localization of the box.</w:t>
      </w:r>
    </w:p>
    <w:p w:rsidR="00E57186" w:rsidRDefault="00E57186" w:rsidP="001638A1">
      <w:pPr>
        <w:jc w:val="center"/>
      </w:pPr>
      <w:r>
        <w:rPr>
          <w:noProof/>
          <w:lang w:bidi="ar-SA"/>
        </w:rPr>
        <w:drawing>
          <wp:inline distT="0" distB="0" distL="0" distR="0" wp14:anchorId="1749C5B5" wp14:editId="0432797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CA427F">
      <w:pPr>
        <w:pStyle w:val="Caption"/>
      </w:pPr>
      <w:bookmarkStart w:id="1041" w:name="_Toc351997947"/>
      <w:bookmarkStart w:id="1042" w:name="_Toc352766824"/>
      <w:r>
        <w:lastRenderedPageBreak/>
        <w:t xml:space="preserve">Figure </w:t>
      </w:r>
      <w:fldSimple w:instr=" SEQ Figure \* ARABIC ">
        <w:r w:rsidR="003803BC">
          <w:rPr>
            <w:noProof/>
          </w:rPr>
          <w:t>13</w:t>
        </w:r>
      </w:fldSimple>
      <w:r>
        <w:t>: QR Level 3 code</w:t>
      </w:r>
      <w:r w:rsidR="004719AB">
        <w:t xml:space="preserve"> </w:t>
      </w:r>
      <w:r>
        <w:t>(Source: Wikipedia, licensed under Creative Commons Attribution Share-Alike License)</w:t>
      </w:r>
      <w:bookmarkEnd w:id="1041"/>
      <w:bookmarkEnd w:id="1042"/>
    </w:p>
    <w:p w:rsidR="0053034D" w:rsidRDefault="0053034D" w:rsidP="00CA427F">
      <w:r>
        <w:t>QR codes can hold up to 3 kilobytes of data, or 174 bytes with 7% error correction. They include 3 "finder square" fiducials, which can be used to acquire and correct the skew and size of the code. QR codes are already used throughout the automot</w:t>
      </w:r>
      <w:r w:rsidR="00595217">
        <w:t>ive industry for part labeling</w:t>
      </w:r>
      <w:del w:id="1043" w:author="Ed" w:date="2013-04-02T10:27:00Z">
        <w:r w:rsidR="00595217" w:rsidDel="002D6416">
          <w:delText>.</w:delText>
        </w:r>
      </w:del>
      <w:r w:rsidR="0087344B">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7344B">
        <w:fldChar w:fldCharType="separate"/>
      </w:r>
      <w:r w:rsidR="007A0A93" w:rsidRPr="007A0A93">
        <w:t>[28]</w:t>
      </w:r>
      <w:r w:rsidR="0087344B">
        <w:fldChar w:fldCharType="end"/>
      </w:r>
      <w:ins w:id="1044" w:author="Ed" w:date="2013-04-02T10:27:00Z">
        <w:r w:rsidR="002D6416">
          <w:t>.</w:t>
        </w:r>
      </w:ins>
    </w:p>
    <w:p w:rsidR="0053034D" w:rsidRDefault="0053034D" w:rsidP="00CA427F">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CA427F">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CA427F">
      <w:r w:rsidRPr="009531CE">
        <w:rPr>
          <w:noProof/>
          <w:lang w:bidi="ar-SA"/>
        </w:rPr>
        <w:lastRenderedPageBreak/>
        <w:drawing>
          <wp:inline distT="0" distB="0" distL="0" distR="0" wp14:anchorId="1F697882" wp14:editId="2C40DD42">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5"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CA427F">
      <w:pPr>
        <w:pStyle w:val="Caption"/>
      </w:pPr>
      <w:bookmarkStart w:id="1045" w:name="_Ref351966571"/>
      <w:bookmarkStart w:id="1046" w:name="_Ref351966576"/>
      <w:bookmarkStart w:id="1047" w:name="_Toc351997948"/>
      <w:bookmarkStart w:id="1048" w:name="_Toc352766825"/>
      <w:r w:rsidRPr="009531CE">
        <w:t xml:space="preserve">Figure </w:t>
      </w:r>
      <w:fldSimple w:instr=" SEQ Figure \* ARABIC ">
        <w:r w:rsidR="003803BC">
          <w:rPr>
            <w:noProof/>
          </w:rPr>
          <w:t>14</w:t>
        </w:r>
      </w:fldSimple>
      <w:bookmarkEnd w:id="1045"/>
      <w:r w:rsidRPr="009531CE">
        <w:t>: A box localized using the QR code.</w:t>
      </w:r>
      <w:r w:rsidR="0053034D" w:rsidRPr="009531CE">
        <w:t xml:space="preserve"> </w:t>
      </w:r>
      <w:r w:rsidR="0053034D" w:rsidRPr="009531CE">
        <w:rPr>
          <w:rFonts w:eastAsia="+mn-ea"/>
        </w:rPr>
        <w:t>Red dots are the QR code finder pattern. Blue is the projected handle center. Green are the handle corners.</w:t>
      </w:r>
      <w:bookmarkEnd w:id="1046"/>
      <w:bookmarkEnd w:id="1047"/>
      <w:bookmarkEnd w:id="1048"/>
    </w:p>
    <w:p w:rsidR="0053034D" w:rsidRPr="008F2EF0" w:rsidRDefault="0053034D" w:rsidP="00CA427F">
      <w:r w:rsidRPr="009531CE">
        <w:rPr>
          <w:rFonts w:eastAsia="+mn-ea"/>
        </w:rPr>
        <w:t xml:space="preserve">Using a Kinect sensor and MatLab, </w:t>
      </w:r>
      <w:r w:rsidRPr="009531CE">
        <w:t>a rudimentary proof-of-concept was tested for boxes with handles on top. 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87344B">
        <w:rPr>
          <w:rFonts w:eastAsia="+mn-ea"/>
        </w:rPr>
        <w:fldChar w:fldCharType="begin"/>
      </w:r>
      <w:r w:rsidR="009531CE">
        <w:rPr>
          <w:rFonts w:eastAsia="+mn-ea"/>
        </w:rPr>
        <w:instrText xml:space="preserve"> REF _Ref351966571 \h </w:instrText>
      </w:r>
      <w:r w:rsidR="0087344B">
        <w:rPr>
          <w:rFonts w:eastAsia="+mn-ea"/>
        </w:rPr>
      </w:r>
      <w:r w:rsidR="0087344B">
        <w:rPr>
          <w:rFonts w:eastAsia="+mn-ea"/>
        </w:rPr>
        <w:fldChar w:fldCharType="separate"/>
      </w:r>
      <w:ins w:id="1049" w:author="Ed" w:date="2013-04-03T15:36:00Z">
        <w:r w:rsidR="003803BC" w:rsidRPr="009531CE">
          <w:t xml:space="preserve">Figure </w:t>
        </w:r>
        <w:r w:rsidR="003803BC">
          <w:rPr>
            <w:noProof/>
          </w:rPr>
          <w:t>14</w:t>
        </w:r>
      </w:ins>
      <w:del w:id="1050" w:author="Ed" w:date="2013-04-03T15:36:00Z">
        <w:r w:rsidR="002557A2" w:rsidRPr="009531CE" w:rsidDel="003803BC">
          <w:delText xml:space="preserve">Figure </w:delText>
        </w:r>
        <w:r w:rsidR="002557A2" w:rsidDel="003803BC">
          <w:rPr>
            <w:noProof/>
          </w:rPr>
          <w:delText>14</w:delText>
        </w:r>
      </w:del>
      <w:r w:rsidR="0087344B">
        <w:rPr>
          <w:rFonts w:eastAsia="+mn-ea"/>
        </w:rPr>
        <w:fldChar w:fldCharType="end"/>
      </w:r>
      <w:r w:rsidR="009531CE">
        <w:rPr>
          <w:rFonts w:eastAsia="+mn-ea"/>
        </w:rPr>
        <w:t xml:space="preserve"> </w:t>
      </w:r>
      <w:r w:rsidR="0087344B">
        <w:rPr>
          <w:rFonts w:eastAsia="+mn-ea"/>
        </w:rPr>
        <w:fldChar w:fldCharType="begin"/>
      </w:r>
      <w:r w:rsidR="009531CE">
        <w:rPr>
          <w:rFonts w:eastAsia="+mn-ea"/>
        </w:rPr>
        <w:instrText xml:space="preserve"> REF _Ref351966576 \p \h </w:instrText>
      </w:r>
      <w:r w:rsidR="0087344B">
        <w:rPr>
          <w:rFonts w:eastAsia="+mn-ea"/>
        </w:rPr>
      </w:r>
      <w:r w:rsidR="0087344B">
        <w:rPr>
          <w:rFonts w:eastAsia="+mn-ea"/>
        </w:rPr>
        <w:fldChar w:fldCharType="separate"/>
      </w:r>
      <w:r w:rsidR="003803BC">
        <w:rPr>
          <w:rFonts w:eastAsia="+mn-ea"/>
        </w:rPr>
        <w:t>above</w:t>
      </w:r>
      <w:r w:rsidR="0087344B">
        <w:rPr>
          <w:rFonts w:eastAsia="+mn-ea"/>
        </w:rPr>
        <w:fldChar w:fldCharType="end"/>
      </w:r>
      <w:r w:rsidR="009531CE">
        <w:rPr>
          <w:rFonts w:eastAsia="+mn-ea"/>
        </w:rPr>
        <w:t>.</w:t>
      </w:r>
    </w:p>
    <w:p w:rsidR="00F66CBB" w:rsidRPr="00F66CBB" w:rsidRDefault="0053034D" w:rsidP="00CA427F">
      <w:r>
        <w:t xml:space="preserve">Because the Kinect RGB camera does not have sufficiently high resolution for the task, these experiments were not performed on the robot. However, this line of research is one </w:t>
      </w:r>
      <w:r>
        <w:lastRenderedPageBreak/>
        <w:t>of the planned future purposes of the robot, once a high resolution camera can be acquired, mounted, and calibrated to the Kinect.</w:t>
      </w:r>
    </w:p>
    <w:p w:rsidR="00021F0A" w:rsidRDefault="00021F0A" w:rsidP="00606590">
      <w:pPr>
        <w:pStyle w:val="Heading1"/>
        <w:pPrChange w:id="1051" w:author="Ed" w:date="2013-04-03T15:31:00Z">
          <w:pPr>
            <w:pStyle w:val="Heading1"/>
          </w:pPr>
        </w:pPrChange>
      </w:pPr>
      <w:bookmarkStart w:id="1052" w:name="_Toc352766745"/>
      <w:r>
        <w:lastRenderedPageBreak/>
        <w:t>Industrial Safety</w:t>
      </w:r>
      <w:bookmarkEnd w:id="1052"/>
    </w:p>
    <w:p w:rsidR="005B23F0" w:rsidRDefault="005B23F0" w:rsidP="00CA427F">
      <w:r>
        <w:t xml:space="preserve">Mobile robots, particularly experimental platforms, require safety systems to disable them. These systems fall into two major categories. Reflexive </w:t>
      </w:r>
      <w:del w:id="1053" w:author="Ed" w:date="2013-04-01T15:18:00Z">
        <w:r w:rsidDel="008A123A">
          <w:delText>halt and speed and separation monitoring</w:delText>
        </w:r>
      </w:del>
      <w:ins w:id="1054" w:author="Ed" w:date="2013-04-01T15:18:00Z">
        <w:r w:rsidR="008A123A">
          <w:t>collision avoidance</w:t>
        </w:r>
      </w:ins>
      <w:r>
        <w:t xml:space="preserve"> systems keep robots from colliding with humans </w:t>
      </w:r>
      <w:del w:id="1055" w:author="Ed" w:date="2013-04-01T15:18:00Z">
        <w:r w:rsidDel="008A123A">
          <w:delText xml:space="preserve">operators and workers </w:delText>
        </w:r>
      </w:del>
      <w:r>
        <w:t xml:space="preserve">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w:t>
      </w:r>
      <w:commentRangeStart w:id="1056"/>
      <w:r>
        <w:t>robot</w:t>
      </w:r>
      <w:commentRangeEnd w:id="1056"/>
      <w:r w:rsidR="00A17829">
        <w:rPr>
          <w:rStyle w:val="CommentReference"/>
        </w:rPr>
        <w:commentReference w:id="1056"/>
      </w:r>
      <w:r>
        <w:t>.</w:t>
      </w:r>
    </w:p>
    <w:p w:rsidR="005B23F0" w:rsidRDefault="005B23F0" w:rsidP="00606590">
      <w:pPr>
        <w:pStyle w:val="Heading2"/>
        <w:pPrChange w:id="1057" w:author="Ed" w:date="2013-04-03T15:31:00Z">
          <w:pPr>
            <w:pStyle w:val="Heading2"/>
          </w:pPr>
        </w:pPrChange>
      </w:pPr>
      <w:bookmarkStart w:id="1058" w:name="_Toc352766746"/>
      <w:r>
        <w:t>Reflexive Speed Limiting</w:t>
      </w:r>
      <w:bookmarkEnd w:id="1058"/>
    </w:p>
    <w:p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CA427F">
      <w:r w:rsidRPr="00241825">
        <w:t xml:space="preserve">At this time, </w:t>
      </w:r>
      <w:del w:id="1059" w:author="Ed" w:date="2013-04-01T14:14:00Z">
        <w:r w:rsidRPr="00241825" w:rsidDel="00C26887">
          <w:delText>ABBY</w:delText>
        </w:r>
      </w:del>
      <w:ins w:id="1060" w:author="Ed" w:date="2013-04-01T14:14:00Z">
        <w:r w:rsidR="00C26887">
          <w:t>ABBY</w:t>
        </w:r>
      </w:ins>
      <w:r w:rsidRPr="00241825">
        <w:t xml:space="preserve">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pPr>
        <w:pStyle w:val="Heading3"/>
        <w:pPrChange w:id="1061" w:author="Ed" w:date="2013-04-02T11:35:00Z">
          <w:pPr>
            <w:pStyle w:val="Heading2"/>
          </w:pPr>
        </w:pPrChange>
      </w:pPr>
      <w:bookmarkStart w:id="1062" w:name="_Toc351540617"/>
      <w:bookmarkStart w:id="1063" w:name="_Toc352766747"/>
      <w:r>
        <w:t>Reflexive Halt Methods for Mobile Bases</w:t>
      </w:r>
      <w:bookmarkEnd w:id="1062"/>
      <w:bookmarkEnd w:id="1063"/>
    </w:p>
    <w:p w:rsidR="005B23F0" w:rsidRDefault="00A17829" w:rsidP="00CA427F">
      <w:ins w:id="1064" w:author="Ed" w:date="2013-04-01T15:21:00Z">
        <w:r>
          <w:t xml:space="preserve">ABBY’s local planner will not allow for collisions with obstacles seen by the LIDAR, and it updates velocity commands at 12 Hz. Although this is sufficiently safe for testing, a more robust solution would be necessary in an industrial setting. </w:t>
        </w:r>
      </w:ins>
      <w:r w:rsidR="005B23F0">
        <w:t>Mobile robots often implement a reflexive halt as shown in</w:t>
      </w:r>
      <w:r w:rsidR="009800A1">
        <w:t xml:space="preserve"> </w:t>
      </w:r>
      <w:r w:rsidR="0087344B">
        <w:fldChar w:fldCharType="begin"/>
      </w:r>
      <w:r w:rsidR="00610622">
        <w:instrText xml:space="preserve"> REF _Ref351933155 \h </w:instrText>
      </w:r>
      <w:r w:rsidR="0087344B">
        <w:fldChar w:fldCharType="separate"/>
      </w:r>
      <w:r w:rsidR="003803BC">
        <w:t xml:space="preserve">Algorithm </w:t>
      </w:r>
      <w:r w:rsidR="003803BC">
        <w:rPr>
          <w:noProof/>
        </w:rPr>
        <w:t>3</w:t>
      </w:r>
      <w:r w:rsidR="0087344B">
        <w:fldChar w:fldCharType="end"/>
      </w:r>
      <w:r w:rsidR="005B23F0">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CA427F">
      <w:pPr>
        <w:pStyle w:val="algorithm"/>
      </w:pPr>
      <w:r>
        <w:t>Given:</w:t>
      </w:r>
      <w:r>
        <w:br/>
      </w:r>
      <w:r>
        <w:tab/>
        <w:t>Sensor measurements, M</w:t>
      </w:r>
      <w:r>
        <w:br/>
        <w:t>Do:</w:t>
      </w:r>
      <w:r>
        <w:br/>
      </w:r>
      <w:r>
        <w:tab/>
        <w:t>for each measurement m in M:</w:t>
      </w:r>
      <w:r>
        <w:br/>
      </w:r>
      <w:r>
        <w:tab/>
      </w:r>
      <w:r>
        <w:tab/>
        <w:t>if(dangerous(m)):</w:t>
      </w:r>
      <w:r>
        <w:br/>
      </w:r>
      <w:r>
        <w:tab/>
      </w:r>
      <w:r>
        <w:tab/>
      </w:r>
      <w:r>
        <w:tab/>
        <w:t>prevent motion in direction of m</w:t>
      </w:r>
    </w:p>
    <w:p w:rsidR="009800A1" w:rsidRDefault="009800A1" w:rsidP="00CA427F">
      <w:pPr>
        <w:pStyle w:val="Caption"/>
      </w:pPr>
      <w:bookmarkStart w:id="1065" w:name="_Ref351933155"/>
      <w:r>
        <w:t xml:space="preserve">Algorithm </w:t>
      </w:r>
      <w:fldSimple w:instr=" SEQ Algorithm \* ARABIC ">
        <w:r w:rsidR="003803BC">
          <w:rPr>
            <w:noProof/>
          </w:rPr>
          <w:t>3</w:t>
        </w:r>
      </w:fldSimple>
      <w:bookmarkEnd w:id="1065"/>
      <w:r>
        <w:t>: A simple reflexive halt algorithm. If an obstacle is close to the robot, the robot is prevented from approaching closer.</w:t>
      </w:r>
    </w:p>
    <w:p w:rsidR="005B23F0" w:rsidRDefault="005B23F0" w:rsidP="00CA427F">
      <w:r>
        <w:t>Another approach to reflexive halting was described by Chad Rockey in his maste</w:t>
      </w:r>
      <w:r w:rsidR="00595217">
        <w:t>rs thesis</w:t>
      </w:r>
      <w:del w:id="1066" w:author="Ed" w:date="2013-04-02T10:28:00Z">
        <w:r w:rsidDel="002D6416">
          <w:delText>.</w:delText>
        </w:r>
      </w:del>
      <w:r w:rsidR="0087344B">
        <w:fldChar w:fldCharType="begin"/>
      </w:r>
      <w:ins w:id="1067" w:author="Ed" w:date="2013-04-02T10:19:00Z">
        <w:r w:rsidR="00B97924">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ins>
      <w:del w:id="1068" w:author="Ed" w:date="2013-04-02T10:19:00Z">
        <w:r w:rsidR="007A0A93" w:rsidDel="00B97924">
          <w:del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delInstrText>
        </w:r>
      </w:del>
      <w:r w:rsidR="0087344B">
        <w:fldChar w:fldCharType="separate"/>
      </w:r>
      <w:r w:rsidR="007A0A93" w:rsidRPr="007A0A93">
        <w:t>[29]</w:t>
      </w:r>
      <w:r w:rsidR="0087344B">
        <w:fldChar w:fldCharType="end"/>
      </w:r>
      <w:ins w:id="1069" w:author="Ed" w:date="2013-04-02T10:27:00Z">
        <w:r w:rsidR="002D6416">
          <w:t>.</w:t>
        </w:r>
      </w:ins>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w:t>
      </w:r>
      <w:r>
        <w:lastRenderedPageBreak/>
        <w:t>using a scaling function based on the distance of the obstacle from the robot. This 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CA427F">
      <w:r>
        <w:t xml:space="preserve">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w:t>
      </w:r>
      <w:del w:id="1070" w:author="Ed" w:date="2013-04-01T14:14:00Z">
        <w:r w:rsidDel="00C26887">
          <w:delText>ABBY</w:delText>
        </w:r>
      </w:del>
      <w:ins w:id="1071" w:author="Ed" w:date="2013-04-01T14:14:00Z">
        <w:r w:rsidR="00C26887">
          <w:t>ABBY</w:t>
        </w:r>
      </w:ins>
      <w:r>
        <w:t>.</w:t>
      </w:r>
    </w:p>
    <w:p w:rsidR="005B23F0" w:rsidRDefault="005B23F0">
      <w:pPr>
        <w:pStyle w:val="Heading3"/>
        <w:pPrChange w:id="1072" w:author="Ed" w:date="2013-04-02T11:35:00Z">
          <w:pPr>
            <w:pStyle w:val="Heading2"/>
          </w:pPr>
        </w:pPrChange>
      </w:pPr>
      <w:bookmarkStart w:id="1073" w:name="_Toc351540618"/>
      <w:bookmarkStart w:id="1074" w:name="_Toc352766748"/>
      <w:r>
        <w:t>Reflexive Halting for Manipulators</w:t>
      </w:r>
      <w:bookmarkEnd w:id="1073"/>
      <w:bookmarkEnd w:id="1074"/>
    </w:p>
    <w:p w:rsidR="005B23F0" w:rsidRDefault="005B23F0" w:rsidP="00CA427F">
      <w:r>
        <w:t xml:space="preserve">In addition to the mobile base, </w:t>
      </w:r>
      <w:del w:id="1075" w:author="Ed" w:date="2013-04-01T14:14:00Z">
        <w:r w:rsidDel="00C26887">
          <w:delText>ABBY</w:delText>
        </w:r>
      </w:del>
      <w:ins w:id="1076" w:author="Ed" w:date="2013-04-01T14:14:00Z">
        <w:r w:rsidR="00C26887">
          <w:t>ABBY</w:t>
        </w:r>
      </w:ins>
      <w:r>
        <w:t>'s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CA427F">
      <w:r>
        <w:t>Like the mobile base planner, the planner for the arm generates collision-free paths. However, the planner for the arm does not replan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CA427F">
      <w:r>
        <w:lastRenderedPageBreak/>
        <w:t>Rethink Robo</w:t>
      </w:r>
      <w:r w:rsidR="00595217">
        <w:t>tics, with their robot Baxter</w:t>
      </w:r>
      <w:del w:id="1077" w:author="Ed" w:date="2013-04-02T10:28:00Z">
        <w:r w:rsidR="00595217" w:rsidDel="002D6416">
          <w:delText xml:space="preserve">, </w:delText>
        </w:r>
      </w:del>
      <w:r w:rsidR="0087344B">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7344B">
        <w:fldChar w:fldCharType="separate"/>
      </w:r>
      <w:r w:rsidR="007A0A93" w:rsidRPr="007A0A93">
        <w:t>[30]</w:t>
      </w:r>
      <w:r w:rsidR="0087344B">
        <w:fldChar w:fldCharType="end"/>
      </w:r>
      <w:ins w:id="1078" w:author="Ed" w:date="2013-04-02T10:28:00Z">
        <w:r w:rsidR="002D6416">
          <w:t>,</w:t>
        </w:r>
      </w:ins>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push it around. Because </w:t>
      </w:r>
      <w:del w:id="1079" w:author="Ed" w:date="2013-04-01T14:14:00Z">
        <w:r w:rsidDel="00C26887">
          <w:delText>ABBY</w:delText>
        </w:r>
      </w:del>
      <w:ins w:id="1080" w:author="Ed" w:date="2013-04-01T14:14:00Z">
        <w:r w:rsidR="00C26887">
          <w:t>ABBY</w:t>
        </w:r>
      </w:ins>
      <w:r>
        <w:t>'s robotic arm does not have serial elastic actuators or force feedback in the joints, this solution is not possible.</w:t>
      </w:r>
    </w:p>
    <w:p w:rsidR="005B23F0" w:rsidRDefault="005B23F0" w:rsidP="00CA427F">
      <w:r>
        <w:t xml:space="preserve">Using the Kinect sensor, it would be possible to implement one of several possible reflexive collision avoidance methods on </w:t>
      </w:r>
      <w:del w:id="1081" w:author="Ed" w:date="2013-04-01T14:14:00Z">
        <w:r w:rsidDel="00C26887">
          <w:delText>ABBY</w:delText>
        </w:r>
      </w:del>
      <w:ins w:id="1082" w:author="Ed" w:date="2013-04-01T14:14:00Z">
        <w:r w:rsidR="00C26887">
          <w:t>ABBY</w:t>
        </w:r>
      </w:ins>
      <w:r>
        <w:t>.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CA427F">
      <w:r>
        <w:t>To resolve this problem, the reflexive halt behavior can be augmented as shown in</w:t>
      </w:r>
      <w:r w:rsidR="009800A1">
        <w:t xml:space="preserve"> </w:t>
      </w:r>
      <w:r w:rsidR="0087344B">
        <w:fldChar w:fldCharType="begin"/>
      </w:r>
      <w:r w:rsidR="00610622">
        <w:instrText xml:space="preserve"> REF _Ref351933242 \h </w:instrText>
      </w:r>
      <w:r w:rsidR="0087344B">
        <w:fldChar w:fldCharType="separate"/>
      </w:r>
      <w:r w:rsidR="003803BC">
        <w:t xml:space="preserve">Algorithm </w:t>
      </w:r>
      <w:r w:rsidR="003803BC">
        <w:rPr>
          <w:noProof/>
        </w:rPr>
        <w:t>4</w:t>
      </w:r>
      <w:r w:rsidR="0087344B">
        <w:fldChar w:fldCharType="end"/>
      </w:r>
      <w:r>
        <w:t>. In this algorithm, the currently planned path is repeatedly checked for dangerously close object</w:t>
      </w:r>
      <w:ins w:id="1083" w:author="Ed" w:date="2013-04-01T15:23:00Z">
        <w:r w:rsidR="00A17829">
          <w:t>s</w:t>
        </w:r>
      </w:ins>
      <w:r>
        <w:t xml:space="preserve"> (such as 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w:t>
      </w:r>
      <w:r>
        <w:lastRenderedPageBreak/>
        <w:t>objects or taking objects from it. Second, it will plan around stationary objects that enter the work envelope, allowing a person to leave an object in the work envelope without stalling the robot.</w:t>
      </w:r>
    </w:p>
    <w:p w:rsidR="005B23F0" w:rsidRDefault="005B23F0" w:rsidP="00CA427F">
      <w:pPr>
        <w:pStyle w:val="algorithm"/>
      </w:pPr>
      <w:r>
        <w:t>Given:</w:t>
      </w:r>
      <w:r>
        <w:br/>
      </w:r>
      <w:r>
        <w:tab/>
        <w:t>Current Plan P, Measurements M</w:t>
      </w:r>
      <w:r>
        <w:br/>
        <w:t>Do:</w:t>
      </w:r>
      <w:r>
        <w:br/>
      </w:r>
      <w:r>
        <w:tab/>
        <w:t>for each state s in P, measurement m in M:</w:t>
      </w:r>
      <w:bookmarkStart w:id="1084" w:name="__DdeLink__2_1481220653"/>
      <w:r>
        <w:br/>
      </w:r>
      <w:r>
        <w:tab/>
      </w:r>
      <w:r>
        <w:tab/>
        <w:t>if(dangerous(m, s)):</w:t>
      </w:r>
      <w:bookmarkEnd w:id="1084"/>
      <w:r>
        <w:br/>
      </w:r>
      <w:r>
        <w:tab/>
      </w:r>
      <w:r>
        <w:tab/>
      </w:r>
      <w:r>
        <w:tab/>
        <w:t>halt</w:t>
      </w:r>
      <w:r>
        <w:br/>
      </w:r>
      <w:r>
        <w:tab/>
      </w:r>
      <w:r>
        <w:tab/>
      </w:r>
      <w:r>
        <w:tab/>
        <w:t>wait for obstacle to move or replan</w:t>
      </w:r>
    </w:p>
    <w:p w:rsidR="009800A1" w:rsidRDefault="009800A1" w:rsidP="00CA427F">
      <w:pPr>
        <w:pStyle w:val="Caption"/>
      </w:pPr>
      <w:bookmarkStart w:id="1085" w:name="_Ref351933242"/>
      <w:r>
        <w:t xml:space="preserve">Algorithm </w:t>
      </w:r>
      <w:fldSimple w:instr=" SEQ Algorithm \* ARABIC ">
        <w:r w:rsidR="003803BC">
          <w:rPr>
            <w:noProof/>
          </w:rPr>
          <w:t>4</w:t>
        </w:r>
      </w:fldSimple>
      <w:bookmarkEnd w:id="1085"/>
      <w:r>
        <w:t>: An algorithm for reflexive halting for a mobile manipulator. If an obstacle enters the manipulation path, the robot waits, then replans.</w:t>
      </w:r>
    </w:p>
    <w:p w:rsidR="005B23F0" w:rsidRDefault="005B23F0" w:rsidP="00CA427F">
      <w:r>
        <w:t xml:space="preserve">The National Institute for Standards and Tests (NIST) has developed an algorithm to determine a safe separation distance S for a human to approach a robot. </w:t>
      </w:r>
      <w:del w:id="1086" w:author="Ed" w:date="2013-04-01T15:24:00Z">
        <w:r w:rsidDel="00A17829">
          <w:delText>The equation [EQUATION]</w:delText>
        </w:r>
      </w:del>
      <w:ins w:id="1087" w:author="Ed" w:date="2013-04-01T15:24:00Z">
        <w:r w:rsidR="00A17829">
          <w:t>This is described in Equation 3 below</w:t>
        </w:r>
      </w:ins>
      <w:r>
        <w:t>,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del w:id="1088" w:author="Ed" w:date="2013-04-02T10:28:00Z">
        <w:r w:rsidDel="002D6416">
          <w:delText>.</w:delText>
        </w:r>
        <w:r w:rsidRPr="00F234A5" w:rsidDel="002D6416">
          <w:delText xml:space="preserve"> </w:delText>
        </w:r>
      </w:del>
      <w:r w:rsidR="0087344B">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7344B">
        <w:fldChar w:fldCharType="separate"/>
      </w:r>
      <w:r w:rsidR="007A0A93" w:rsidRPr="007A0A93">
        <w:t>[31]</w:t>
      </w:r>
      <w:r w:rsidR="0087344B">
        <w:fldChar w:fldCharType="end"/>
      </w:r>
      <w:ins w:id="1089" w:author="Ed" w:date="2013-04-02T10:28:00Z">
        <w:r w:rsidR="002D6416">
          <w:t>.</w:t>
        </w:r>
      </w:ins>
    </w:p>
    <w:p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87344B">
        <w:fldChar w:fldCharType="begin"/>
      </w:r>
      <w:r w:rsidR="00CA427F">
        <w:instrText xml:space="preserve"> SEQ Equation \* ARABIC </w:instrText>
      </w:r>
      <w:r w:rsidR="0087344B">
        <w:fldChar w:fldCharType="separate"/>
      </w:r>
      <w:r w:rsidR="003803BC">
        <w:t>3</w:t>
      </w:r>
      <w:r w:rsidR="0087344B">
        <w:fldChar w:fldCharType="end"/>
      </w:r>
    </w:p>
    <w:p w:rsidR="005B23F0" w:rsidRDefault="005B23F0" w:rsidP="00CA427F">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r w:rsidR="0087344B">
        <w:fldChar w:fldCharType="begin"/>
      </w:r>
      <w:r w:rsidR="00610622">
        <w:instrText xml:space="preserve"> REF _Ref351933242 \h </w:instrText>
      </w:r>
      <w:r w:rsidR="0087344B">
        <w:fldChar w:fldCharType="separate"/>
      </w:r>
      <w:r w:rsidR="003803BC">
        <w:t xml:space="preserve">Algorithm </w:t>
      </w:r>
      <w:r w:rsidR="003803BC">
        <w:rPr>
          <w:noProof/>
        </w:rPr>
        <w:t>4</w:t>
      </w:r>
      <w:r w:rsidR="0087344B">
        <w:fldChar w:fldCharType="end"/>
      </w:r>
      <w:r>
        <w:t xml:space="preserve"> by filling in the dangerous() function. In order to implement this algorithm on </w:t>
      </w:r>
      <w:del w:id="1090" w:author="Ed" w:date="2013-04-01T14:14:00Z">
        <w:r w:rsidDel="00C26887">
          <w:delText>ABBY</w:delText>
        </w:r>
      </w:del>
      <w:ins w:id="1091" w:author="Ed" w:date="2013-04-01T14:14:00Z">
        <w:r w:rsidR="00C26887">
          <w:t>ABBY</w:t>
        </w:r>
      </w:ins>
      <w:r>
        <w:t>, parameters B and C would first have to be determined for this platform. Then, the algorithm would have to be written as a ROS node and tested on this robot.</w:t>
      </w:r>
    </w:p>
    <w:p w:rsidR="005B23F0" w:rsidRDefault="005B23F0" w:rsidP="00606590">
      <w:pPr>
        <w:pStyle w:val="Heading2"/>
        <w:pPrChange w:id="1092" w:author="Ed" w:date="2013-04-03T15:31:00Z">
          <w:pPr>
            <w:pStyle w:val="Heading2"/>
          </w:pPr>
        </w:pPrChange>
      </w:pPr>
      <w:bookmarkStart w:id="1093" w:name="_Toc351540620"/>
      <w:bookmarkStart w:id="1094" w:name="_Ref351924510"/>
      <w:bookmarkStart w:id="1095" w:name="_Toc352766749"/>
      <w:r>
        <w:lastRenderedPageBreak/>
        <w:t>Emergency Stop System</w:t>
      </w:r>
      <w:bookmarkEnd w:id="1093"/>
      <w:bookmarkEnd w:id="1094"/>
      <w:bookmarkEnd w:id="1095"/>
    </w:p>
    <w:p w:rsidR="005B23F0" w:rsidRDefault="005B23F0">
      <w:pPr>
        <w:pStyle w:val="Heading3"/>
        <w:pPrChange w:id="1096" w:author="Ed" w:date="2013-04-02T11:36:00Z">
          <w:pPr>
            <w:pStyle w:val="Heading2"/>
          </w:pPr>
        </w:pPrChange>
      </w:pPr>
      <w:bookmarkStart w:id="1097" w:name="_Toc351540621"/>
      <w:bookmarkStart w:id="1098" w:name="_Toc352766750"/>
      <w:r>
        <w:t>E-Stop Systems Used in This Lab</w:t>
      </w:r>
      <w:bookmarkEnd w:id="1097"/>
      <w:bookmarkEnd w:id="1098"/>
    </w:p>
    <w:p w:rsidR="005B23F0" w:rsidRDefault="005B23F0" w:rsidP="00CA427F">
      <w:commentRangeStart w:id="1099"/>
      <w:r>
        <w:t>The</w:t>
      </w:r>
      <w:commentRangeEnd w:id="1099"/>
      <w:r w:rsidR="007E4599">
        <w:rPr>
          <w:rStyle w:val="CommentReference"/>
        </w:rPr>
        <w:commentReference w:id="1099"/>
      </w:r>
      <w:r>
        <w:t xml:space="preserv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CA427F">
      <w:r>
        <w:t xml:space="preserve">OTTO the smart wheelchair </w:t>
      </w:r>
      <w:ins w:id="1100" w:author="Ed" w:date="2013-04-01T15:25:00Z">
        <w:r w:rsidR="007E4599">
          <w:t xml:space="preserve">could operate in either autonomous or manual control modes, and </w:t>
        </w:r>
      </w:ins>
      <w:r>
        <w:t xml:space="preserve">used a custom remote </w:t>
      </w:r>
      <w:del w:id="1101" w:author="Ed" w:date="2013-04-01T15:25:00Z">
        <w:r w:rsidDel="007E4599">
          <w:delText xml:space="preserve">mode switching </w:delText>
        </w:r>
      </w:del>
      <w:r>
        <w:t xml:space="preserve">system </w:t>
      </w:r>
      <w:del w:id="1102" w:author="Ed" w:date="2013-04-01T15:25:00Z">
        <w:r w:rsidDel="007E4599">
          <w:delText>designed to interface with the Arduino-based control system used to control the wheelchair drivetrain</w:delText>
        </w:r>
      </w:del>
      <w:ins w:id="1103" w:author="Ed" w:date="2013-04-01T15:25:00Z">
        <w:r w:rsidR="007E4599">
          <w:t>to enable and disable autonomous mode</w:t>
        </w:r>
      </w:ins>
      <w:r>
        <w:t xml:space="preserve">. Using </w:t>
      </w:r>
      <w:ins w:id="1104" w:author="Ed" w:date="2013-04-01T15:26:00Z">
        <w:r w:rsidR="007E4599">
          <w:t xml:space="preserve">the GPIO mirroring function of </w:t>
        </w:r>
      </w:ins>
      <w:r>
        <w:t xml:space="preserve">a pair of </w:t>
      </w:r>
      <w:del w:id="1105" w:author="Ed" w:date="2013-04-02T09:32:00Z">
        <w:r w:rsidDel="00A15744">
          <w:delText>XBee</w:delText>
        </w:r>
      </w:del>
      <w:ins w:id="1106" w:author="Ed" w:date="2013-04-02T09:32:00Z">
        <w:r w:rsidR="00A15744">
          <w:t>XBee</w:t>
        </w:r>
      </w:ins>
      <w:r>
        <w:t xml:space="preserve"> 2 Pro wireless network modules, a </w:t>
      </w:r>
      <w:del w:id="1107" w:author="Ed" w:date="2013-04-01T15:27:00Z">
        <w:r w:rsidDel="007E4599">
          <w:delText xml:space="preserve">GPIO </w:delText>
        </w:r>
      </w:del>
      <w:ins w:id="1108" w:author="Ed" w:date="2013-04-01T15:27:00Z">
        <w:r w:rsidR="007E4599">
          <w:t xml:space="preserve">digital </w:t>
        </w:r>
      </w:ins>
      <w:r>
        <w:t xml:space="preserve">signal </w:t>
      </w:r>
      <w:del w:id="1109" w:author="Ed" w:date="2013-04-01T15:26:00Z">
        <w:r w:rsidDel="007E4599">
          <w:delText xml:space="preserve">is </w:delText>
        </w:r>
      </w:del>
      <w:ins w:id="1110" w:author="Ed" w:date="2013-04-01T15:26:00Z">
        <w:r w:rsidR="007E4599">
          <w:t xml:space="preserve">was </w:t>
        </w:r>
      </w:ins>
      <w:r>
        <w:t xml:space="preserve">transmitted from a remote control unit to the input of </w:t>
      </w:r>
      <w:del w:id="1111" w:author="Ed" w:date="2013-04-01T15:26:00Z">
        <w:r w:rsidDel="007E4599">
          <w:delText xml:space="preserve">an </w:delText>
        </w:r>
      </w:del>
      <w:ins w:id="1112" w:author="Ed" w:date="2013-04-01T15:26:00Z">
        <w:r w:rsidR="007E4599">
          <w:t xml:space="preserve">the </w:t>
        </w:r>
      </w:ins>
      <w:r>
        <w:t xml:space="preserve">Arduino </w:t>
      </w:r>
      <w:del w:id="1113" w:author="Ed" w:date="2013-04-01T15:26:00Z">
        <w:r w:rsidDel="007E4599">
          <w:delText xml:space="preserve">on </w:delText>
        </w:r>
      </w:del>
      <w:ins w:id="1114" w:author="Ed" w:date="2013-04-01T15:26:00Z">
        <w:r w:rsidR="007E4599">
          <w:t xml:space="preserve">controlling </w:t>
        </w:r>
      </w:ins>
      <w:r>
        <w:t>the wheelchair</w:t>
      </w:r>
      <w:ins w:id="1115" w:author="Ed" w:date="2013-04-01T15:26:00Z">
        <w:r w:rsidR="007E4599">
          <w:t>’s motor controllers</w:t>
        </w:r>
      </w:ins>
      <w:r>
        <w:t xml:space="preserve">, disabling the autonomous functions of the wheelchair when a button </w:t>
      </w:r>
      <w:del w:id="1116" w:author="Ed" w:date="2013-04-01T15:26:00Z">
        <w:r w:rsidDel="007E4599">
          <w:delText xml:space="preserve">is </w:delText>
        </w:r>
      </w:del>
      <w:ins w:id="1117" w:author="Ed" w:date="2013-04-01T15:26:00Z">
        <w:r w:rsidR="007E4599">
          <w:t xml:space="preserve">was </w:t>
        </w:r>
      </w:ins>
      <w:r>
        <w:t xml:space="preserve">pushed on the remote. Because the </w:t>
      </w:r>
      <w:del w:id="1118" w:author="Ed" w:date="2013-04-02T09:32:00Z">
        <w:r w:rsidDel="00A15744">
          <w:delText>Xbee</w:delText>
        </w:r>
      </w:del>
      <w:ins w:id="1119" w:author="Ed" w:date="2013-04-02T09:32:00Z">
        <w:r w:rsidR="00A15744">
          <w:t>XBee</w:t>
        </w:r>
      </w:ins>
      <w:r>
        <w:t xml:space="preserve"> wireless modules' GPIO mirroring has a programmable timeout and default output state, this system automatically </w:t>
      </w:r>
      <w:del w:id="1120" w:author="Ed" w:date="2013-04-01T15:27:00Z">
        <w:r w:rsidDel="007E4599">
          <w:delText xml:space="preserve">disables </w:delText>
        </w:r>
      </w:del>
      <w:ins w:id="1121" w:author="Ed" w:date="2013-04-01T15:27:00Z">
        <w:r w:rsidR="007E4599">
          <w:t xml:space="preserve">disabled </w:t>
        </w:r>
      </w:ins>
      <w:r>
        <w:t xml:space="preserve">autonomous functions if communication </w:t>
      </w:r>
      <w:del w:id="1122" w:author="Ed" w:date="2013-04-01T15:27:00Z">
        <w:r w:rsidDel="007E4599">
          <w:delText xml:space="preserve">is </w:delText>
        </w:r>
      </w:del>
      <w:ins w:id="1123" w:author="Ed" w:date="2013-04-01T15:27:00Z">
        <w:r w:rsidR="007E4599">
          <w:t xml:space="preserve">was </w:t>
        </w:r>
      </w:ins>
      <w:r>
        <w:t xml:space="preserve">lost between the remote and the robot. However, this system </w:t>
      </w:r>
      <w:del w:id="1124" w:author="Ed" w:date="2013-04-01T15:27:00Z">
        <w:r w:rsidDel="007E4599">
          <w:delText>does rely</w:delText>
        </w:r>
      </w:del>
      <w:ins w:id="1125" w:author="Ed" w:date="2013-04-01T15:27:00Z">
        <w:r w:rsidR="007E4599">
          <w:t>relied</w:t>
        </w:r>
      </w:ins>
      <w:r>
        <w:t xml:space="preserve"> on an Arduino microcontroller and was not designed </w:t>
      </w:r>
      <w:r>
        <w:lastRenderedPageBreak/>
        <w:t>as an emergency stop system, but as a switch between autonomous operation and normal (joystick) operation of a wheelchair.</w:t>
      </w:r>
    </w:p>
    <w:p w:rsidR="005B23F0" w:rsidRDefault="005B23F0">
      <w:pPr>
        <w:pStyle w:val="Heading3"/>
        <w:pPrChange w:id="1126" w:author="Ed" w:date="2013-04-02T11:36:00Z">
          <w:pPr>
            <w:pStyle w:val="Heading2"/>
          </w:pPr>
        </w:pPrChange>
      </w:pPr>
      <w:bookmarkStart w:id="1127" w:name="_Toc351540622"/>
      <w:bookmarkStart w:id="1128" w:name="_Toc352766751"/>
      <w:r>
        <w:t>E-Stop Requirements for This Robot</w:t>
      </w:r>
      <w:bookmarkEnd w:id="1127"/>
      <w:bookmarkEnd w:id="1128"/>
    </w:p>
    <w:p w:rsidR="005B23F0" w:rsidRDefault="005B23F0" w:rsidP="00CA427F">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pPr>
        <w:pStyle w:val="ListParagraph"/>
        <w:numPr>
          <w:ilvl w:val="0"/>
          <w:numId w:val="10"/>
        </w:numPr>
        <w:pPrChange w:id="1129" w:author="Ed" w:date="2013-04-01T15:25:00Z">
          <w:pPr/>
        </w:pPrChange>
      </w:pPr>
      <w:r>
        <w:t>5 volt active-high enable signal from the cRIO, which is controlled by the ROS software</w:t>
      </w:r>
    </w:p>
    <w:p w:rsidR="005B23F0" w:rsidRDefault="005B23F0">
      <w:pPr>
        <w:pStyle w:val="ListParagraph"/>
        <w:numPr>
          <w:ilvl w:val="0"/>
          <w:numId w:val="10"/>
        </w:numPr>
        <w:pPrChange w:id="1130" w:author="Ed" w:date="2013-04-01T15:25:00Z">
          <w:pPr/>
        </w:pPrChange>
      </w:pPr>
      <w:r>
        <w:t xml:space="preserve">24 volt active-high emergency stop signal from the IRC5, which is controlled by the emergency stop switches on the IRC5 and FlexPendant and by RAPID software. </w:t>
      </w:r>
    </w:p>
    <w:p w:rsidR="005B23F0" w:rsidRDefault="005B23F0">
      <w:pPr>
        <w:pStyle w:val="ListParagraph"/>
        <w:numPr>
          <w:ilvl w:val="0"/>
          <w:numId w:val="10"/>
        </w:numPr>
        <w:pPrChange w:id="1131" w:author="Ed" w:date="2013-04-01T15:25:00Z">
          <w:pPr/>
        </w:pPrChange>
      </w:pPr>
      <w:r>
        <w:t>Twist-lock stop switch mounted on the robot (The robot is disabled if the switch is opened or disconnected.)</w:t>
      </w:r>
    </w:p>
    <w:p w:rsidR="005B23F0" w:rsidRDefault="005B23F0">
      <w:pPr>
        <w:pStyle w:val="ListParagraph"/>
        <w:numPr>
          <w:ilvl w:val="0"/>
          <w:numId w:val="10"/>
        </w:numPr>
        <w:pPrChange w:id="1132" w:author="Ed" w:date="2013-04-01T15:25:00Z">
          <w:pPr/>
        </w:pPrChange>
      </w:pPr>
      <w:r>
        <w:t>Wireless remote control with a heartbeat signal of at least 1Hz</w:t>
      </w:r>
    </w:p>
    <w:p w:rsidR="005B23F0" w:rsidRDefault="005B23F0" w:rsidP="00CA427F">
      <w:r>
        <w:t xml:space="preserve">Fourth, the system should be implemented entirely in hardware for safety reasons. Software faults in a safety system are unacceptable and adequate testing of a software system would be too time-consuming for this project. Fifth, the remote control unit </w:t>
      </w:r>
      <w:r>
        <w:lastRenderedPageBreak/>
        <w:t>should have some feedback as to the state of the four emergency stop sources described above.</w:t>
      </w:r>
    </w:p>
    <w:p w:rsidR="005B23F0" w:rsidRDefault="005B23F0">
      <w:pPr>
        <w:pStyle w:val="Heading3"/>
        <w:pPrChange w:id="1133" w:author="Ed" w:date="2013-04-02T11:36:00Z">
          <w:pPr>
            <w:pStyle w:val="Heading2"/>
          </w:pPr>
        </w:pPrChange>
      </w:pPr>
      <w:bookmarkStart w:id="1134" w:name="_Toc351540623"/>
      <w:bookmarkStart w:id="1135" w:name="_Toc352766752"/>
      <w:r>
        <w:t>Version 1 Prototype</w:t>
      </w:r>
      <w:bookmarkEnd w:id="1134"/>
      <w:bookmarkEnd w:id="1135"/>
    </w:p>
    <w:p w:rsidR="005B23F0" w:rsidRDefault="005B23F0" w:rsidP="00CA427F">
      <w:r>
        <w:t xml:space="preserve">Given the requirements, an emergency stop system was designed and fabricated using printed circuit boards. The schematic of the system is shown in </w:t>
      </w:r>
      <w:r w:rsidR="0087344B">
        <w:fldChar w:fldCharType="begin"/>
      </w:r>
      <w:r w:rsidR="00610622">
        <w:instrText xml:space="preserve"> REF _Ref351933999 \h </w:instrText>
      </w:r>
      <w:r w:rsidR="0087344B">
        <w:fldChar w:fldCharType="separate"/>
      </w:r>
      <w:r w:rsidR="003803BC">
        <w:t xml:space="preserve">Figure </w:t>
      </w:r>
      <w:r w:rsidR="003803BC">
        <w:rPr>
          <w:noProof/>
        </w:rPr>
        <w:t>15</w:t>
      </w:r>
      <w:r w:rsidR="0087344B">
        <w:fldChar w:fldCharType="end"/>
      </w:r>
      <w:r w:rsidR="00534635">
        <w:t xml:space="preserve"> and </w:t>
      </w:r>
      <w:r w:rsidR="0087344B">
        <w:fldChar w:fldCharType="begin"/>
      </w:r>
      <w:r w:rsidR="00610622">
        <w:instrText xml:space="preserve"> REF _Ref351934011 \h </w:instrText>
      </w:r>
      <w:r w:rsidR="0087344B">
        <w:fldChar w:fldCharType="separate"/>
      </w:r>
      <w:r w:rsidR="003803BC">
        <w:t xml:space="preserve">Figure </w:t>
      </w:r>
      <w:r w:rsidR="003803BC">
        <w:rPr>
          <w:noProof/>
        </w:rPr>
        <w:t>16</w:t>
      </w:r>
      <w:r w:rsidR="0087344B">
        <w:fldChar w:fldCharType="end"/>
      </w:r>
      <w:r>
        <w:t>. The system consists of two circuits, a remote control and an emergency stop circuit on the robot.</w:t>
      </w:r>
    </w:p>
    <w:p w:rsidR="00534635" w:rsidRDefault="00534635" w:rsidP="00CA427F">
      <w:r>
        <w:rPr>
          <w:noProof/>
          <w:lang w:bidi="ar-SA"/>
        </w:rPr>
        <w:drawing>
          <wp:inline distT="0" distB="0" distL="0" distR="0" wp14:anchorId="2CDFC192" wp14:editId="1F11C539">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136" w:name="_Ref351933999"/>
      <w:bookmarkStart w:id="1137" w:name="_Toc351997949"/>
      <w:bookmarkStart w:id="1138" w:name="_Toc352766826"/>
      <w:r>
        <w:t xml:space="preserve">Figure </w:t>
      </w:r>
      <w:fldSimple w:instr=" SEQ Figure \* ARABIC ">
        <w:r w:rsidR="003803BC">
          <w:rPr>
            <w:noProof/>
          </w:rPr>
          <w:t>15</w:t>
        </w:r>
      </w:fldSimple>
      <w:bookmarkEnd w:id="1136"/>
      <w:r>
        <w:t>: A design for an emergency stop remote.</w:t>
      </w:r>
      <w:bookmarkEnd w:id="1137"/>
      <w:bookmarkEnd w:id="1138"/>
    </w:p>
    <w:p w:rsidR="00534635" w:rsidRDefault="00534635" w:rsidP="00CA427F">
      <w:r>
        <w:rPr>
          <w:noProof/>
          <w:lang w:bidi="ar-SA"/>
        </w:rPr>
        <w:lastRenderedPageBreak/>
        <w:drawing>
          <wp:inline distT="0" distB="0" distL="0" distR="0" wp14:anchorId="07C7E49E" wp14:editId="1A9A2AC3">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139" w:name="_Ref351934011"/>
      <w:bookmarkStart w:id="1140" w:name="_Toc351997950"/>
      <w:bookmarkStart w:id="1141" w:name="_Toc352766827"/>
      <w:r>
        <w:t xml:space="preserve">Figure </w:t>
      </w:r>
      <w:fldSimple w:instr=" SEQ Figure \* ARABIC ">
        <w:r w:rsidR="003803BC">
          <w:rPr>
            <w:noProof/>
          </w:rPr>
          <w:t>16</w:t>
        </w:r>
      </w:fldSimple>
      <w:bookmarkEnd w:id="1139"/>
      <w:r>
        <w:t>: A design for an emergency stop receiver and aggregator.</w:t>
      </w:r>
      <w:bookmarkEnd w:id="1140"/>
      <w:bookmarkEnd w:id="1141"/>
    </w:p>
    <w:p w:rsidR="005B23F0" w:rsidRDefault="005B23F0" w:rsidP="00CA427F">
      <w:r>
        <w:t xml:space="preserve">The remote circuit uses an </w:t>
      </w:r>
      <w:del w:id="1142" w:author="Ed" w:date="2013-04-02T09:32:00Z">
        <w:r w:rsidDel="00A15744">
          <w:delText>XBee</w:delText>
        </w:r>
      </w:del>
      <w:ins w:id="1143" w:author="Ed" w:date="2013-04-02T09:32:00Z">
        <w:r w:rsidR="00A15744">
          <w:t>XBee</w:t>
        </w:r>
      </w:ins>
      <w:r>
        <w:t xml:space="preserve"> radio module's GPIO mirroring function is used to transmit the state of the emergency stop button to the emergency stop circuit on the robot in the same manner it was used on OTTO. This system also uses the GPIO mirroring function to send the states of the </w:t>
      </w:r>
      <w:del w:id="1144" w:author="Ed" w:date="2013-04-02T09:28:00Z">
        <w:r w:rsidDel="00A15744">
          <w:delText xml:space="preserve">other </w:delText>
        </w:r>
      </w:del>
      <w:ins w:id="1145" w:author="Ed" w:date="2013-04-02T09:28:00Z">
        <w:r w:rsidR="00A15744">
          <w:t xml:space="preserve">onboard </w:t>
        </w:r>
      </w:ins>
      <w:r>
        <w:t>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ins w:id="1146" w:author="Ed" w:date="2013-04-02T09:28:00Z">
        <w:r w:rsidR="00A15744">
          <w:t xml:space="preserve"> If communication between the </w:t>
        </w:r>
      </w:ins>
      <w:ins w:id="1147" w:author="Ed" w:date="2013-04-02T09:32:00Z">
        <w:r w:rsidR="00A15744">
          <w:t>XBEE</w:t>
        </w:r>
      </w:ins>
      <w:ins w:id="1148" w:author="Ed" w:date="2013-04-02T09:28:00Z">
        <w:r w:rsidR="00A15744">
          <w:t xml:space="preserve"> modems in interrupted for any rason, DIO3 in the emergency stop circuit goes low, disabling the robot.</w:t>
        </w:r>
      </w:ins>
    </w:p>
    <w:p w:rsidR="005B23F0" w:rsidRDefault="005B23F0" w:rsidP="00CA427F">
      <w:r>
        <w:t xml:space="preserve">The emergency stop circuit on the robot has inputs for the onboard emergency stop button, the cRIO's enable signal, and the emergency stop output of the IRC5. The input </w:t>
      </w:r>
      <w:r>
        <w:lastRenderedPageBreak/>
        <w:t>from the IRC5 goes into an optoisolator IC because the I</w:t>
      </w:r>
      <w:ins w:id="1149" w:author="Ed" w:date="2013-04-02T09:29:00Z">
        <w:r w:rsidR="00A15744">
          <w:t>/</w:t>
        </w:r>
      </w:ins>
      <w:r>
        <w:t>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w:t>
      </w:r>
      <w:ins w:id="1150" w:author="Ed" w:date="2013-04-02T09:29:00Z">
        <w:r w:rsidR="00A15744">
          <w:t xml:space="preserve"> (not shown in </w:t>
        </w:r>
        <w:r w:rsidR="00A15744">
          <w:fldChar w:fldCharType="begin"/>
        </w:r>
        <w:r w:rsidR="00A15744">
          <w:instrText xml:space="preserve"> REF _Ref351934011 \h </w:instrText>
        </w:r>
      </w:ins>
      <w:r w:rsidR="00A15744">
        <w:fldChar w:fldCharType="separate"/>
      </w:r>
      <w:ins w:id="1151" w:author="Ed" w:date="2013-04-03T15:36:00Z">
        <w:r w:rsidR="003803BC">
          <w:t xml:space="preserve">Figure </w:t>
        </w:r>
        <w:r w:rsidR="003803BC">
          <w:rPr>
            <w:noProof/>
          </w:rPr>
          <w:t>16</w:t>
        </w:r>
      </w:ins>
      <w:ins w:id="1152" w:author="Ed" w:date="2013-04-02T09:29:00Z">
        <w:r w:rsidR="00A15744">
          <w:fldChar w:fldCharType="end"/>
        </w:r>
        <w:r w:rsidR="00A15744">
          <w:t xml:space="preserve">; see </w:t>
        </w:r>
        <w:r w:rsidR="00A15744">
          <w:fldChar w:fldCharType="begin"/>
        </w:r>
        <w:r w:rsidR="00A15744">
          <w:instrText xml:space="preserve"> REF _Ref351926554 \h </w:instrText>
        </w:r>
      </w:ins>
      <w:r w:rsidR="00A15744">
        <w:fldChar w:fldCharType="separate"/>
      </w:r>
      <w:ins w:id="1153" w:author="Ed" w:date="2013-04-03T15:36:00Z">
        <w:r w:rsidR="003803BC">
          <w:t xml:space="preserve">Figure </w:t>
        </w:r>
        <w:r w:rsidR="003803BC">
          <w:rPr>
            <w:noProof/>
          </w:rPr>
          <w:t>4</w:t>
        </w:r>
      </w:ins>
      <w:ins w:id="1154" w:author="Ed" w:date="2013-04-02T09:29:00Z">
        <w:r w:rsidR="00A15744">
          <w:fldChar w:fldCharType="end"/>
        </w:r>
        <w:r w:rsidR="00A15744">
          <w:t>)</w:t>
        </w:r>
      </w:ins>
      <w:r>
        <w:t>. The IRC5 output logic signal switches the 24v General Stop input of the IRC5 using an optoisolator IC.</w:t>
      </w:r>
    </w:p>
    <w:p w:rsidR="005B23F0" w:rsidRDefault="005B23F0" w:rsidP="00CA427F">
      <w:r>
        <w:t xml:space="preserve">These circuits were prototyped and installed on the robot. </w:t>
      </w:r>
      <w:ins w:id="1155" w:author="Ed" w:date="2013-04-02T09:30:00Z">
        <w:r w:rsidR="00A15744">
          <w:t>Because the RAPID software running on the IRC5 was not configured to output the emergency stop state, t</w:t>
        </w:r>
      </w:ins>
      <w:del w:id="1156" w:author="Ed" w:date="2013-04-02T09:30:00Z">
        <w:r w:rsidDel="00A15744">
          <w:delText>T</w:delText>
        </w:r>
      </w:del>
      <w:r>
        <w:t>he input from the IRC5's emergency stop was defeated by installing jumper J1</w:t>
      </w:r>
      <w:del w:id="1157" w:author="Ed" w:date="2013-04-02T09:30:00Z">
        <w:r w:rsidDel="00A15744">
          <w:delText xml:space="preserve"> because the output had not been configured in RAPID software</w:delText>
        </w:r>
      </w:del>
      <w:r>
        <w:t xml:space="preserve">. Additionally, testing showed that the 4N35 optoisolator used to switch the IRC5's emergency stop could not switch enough current to enable the emergency stop circuit, causing the IRC5 to go into General Stop mode seemingly at random. </w:t>
      </w:r>
      <w:del w:id="1158" w:author="Ed" w:date="2013-04-02T09:30:00Z">
        <w:r w:rsidDel="00A15744">
          <w:delText>This function</w:delText>
        </w:r>
      </w:del>
      <w:ins w:id="1159" w:author="Ed" w:date="2013-04-02T09:30:00Z">
        <w:r w:rsidR="00A15744">
          <w:t>The ability to control the IRC5</w:t>
        </w:r>
      </w:ins>
      <w:ins w:id="1160" w:author="Ed" w:date="2013-04-02T09:31:00Z">
        <w:r w:rsidR="00A15744">
          <w:t>’s emergency stop state</w:t>
        </w:r>
      </w:ins>
      <w:r>
        <w:t xml:space="preserve"> was defe</w:t>
      </w:r>
      <w:r w:rsidR="00801869">
        <w:t xml:space="preserve">ated by disconnecting the IRC5 </w:t>
      </w:r>
      <w:r>
        <w:t xml:space="preserve">Stop output and shorting the General Stop input </w:t>
      </w:r>
      <w:del w:id="1161" w:author="Ed" w:date="2013-04-02T09:31:00Z">
        <w:r w:rsidDel="00A15744">
          <w:delText xml:space="preserve">of </w:delText>
        </w:r>
      </w:del>
      <w:ins w:id="1162" w:author="Ed" w:date="2013-04-02T09:31:00Z">
        <w:r w:rsidR="00A15744">
          <w:t xml:space="preserve">on </w:t>
        </w:r>
      </w:ins>
      <w:r>
        <w:t xml:space="preserve">the IRC5. These two changes completely decouple this emergency stop circuit from the IRC5, meaning it no longer meets requirements 2 and 3b described above. Furthermore, the wireless link between the </w:t>
      </w:r>
      <w:del w:id="1163" w:author="Ed" w:date="2013-04-02T09:32:00Z">
        <w:r w:rsidDel="00A15744">
          <w:delText>XBee</w:delText>
        </w:r>
      </w:del>
      <w:ins w:id="1164" w:author="Ed" w:date="2013-04-02T09:32:00Z">
        <w:r w:rsidR="00A15744">
          <w:t>XBee</w:t>
        </w:r>
      </w:ins>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del w:id="1165" w:author="Ed" w:date="2013-04-02T09:32:00Z">
        <w:r w:rsidDel="00A15744">
          <w:delText>XBee</w:delText>
        </w:r>
      </w:del>
      <w:ins w:id="1166" w:author="Ed" w:date="2013-04-02T09:32:00Z">
        <w:r w:rsidR="00A15744">
          <w:t>XBee</w:t>
        </w:r>
      </w:ins>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w:t>
      </w:r>
      <w:r>
        <w:lastRenderedPageBreak/>
        <w:t>reliably control the power to the drive base, providing a level of safety for the robot, but revisions are required to make the system function as specified.</w:t>
      </w:r>
    </w:p>
    <w:p w:rsidR="005B23F0" w:rsidRDefault="005B23F0">
      <w:pPr>
        <w:pStyle w:val="Heading3"/>
        <w:pPrChange w:id="1167" w:author="Ed" w:date="2013-04-02T11:36:00Z">
          <w:pPr>
            <w:pStyle w:val="Heading2"/>
          </w:pPr>
        </w:pPrChange>
      </w:pPr>
      <w:bookmarkStart w:id="1168" w:name="_Toc351540624"/>
      <w:bookmarkStart w:id="1169" w:name="_Toc352766753"/>
      <w:r>
        <w:t>Version 2 Design</w:t>
      </w:r>
      <w:bookmarkEnd w:id="1168"/>
      <w:bookmarkEnd w:id="1169"/>
    </w:p>
    <w:p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rsidR="00F31439" w:rsidRDefault="00F31439" w:rsidP="00CA427F">
      <w:r>
        <w:rPr>
          <w:noProof/>
          <w:lang w:bidi="ar-SA"/>
        </w:rPr>
        <w:drawing>
          <wp:inline distT="0" distB="0" distL="0" distR="0" wp14:anchorId="27673882" wp14:editId="3DEF9982">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CA427F">
      <w:pPr>
        <w:pStyle w:val="Caption"/>
      </w:pPr>
      <w:bookmarkStart w:id="1170" w:name="_Toc351997951"/>
      <w:bookmarkStart w:id="1171" w:name="_Toc352766828"/>
      <w:r>
        <w:t xml:space="preserve">Figure </w:t>
      </w:r>
      <w:fldSimple w:instr=" SEQ Figure \* ARABIC ">
        <w:r w:rsidR="003803BC">
          <w:rPr>
            <w:noProof/>
          </w:rPr>
          <w:t>17</w:t>
        </w:r>
      </w:fldSimple>
      <w:r>
        <w:t>: Revised emergency stop remote ciruit.</w:t>
      </w:r>
      <w:bookmarkEnd w:id="1170"/>
      <w:bookmarkEnd w:id="1171"/>
    </w:p>
    <w:p w:rsidR="00F31439" w:rsidRDefault="00F31439" w:rsidP="00CA427F">
      <w:r>
        <w:rPr>
          <w:noProof/>
          <w:lang w:bidi="ar-SA"/>
        </w:rPr>
        <w:lastRenderedPageBreak/>
        <w:drawing>
          <wp:inline distT="0" distB="0" distL="0" distR="0" wp14:anchorId="2BE0F89A" wp14:editId="70AE06C1">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CA427F">
      <w:pPr>
        <w:pStyle w:val="Caption"/>
      </w:pPr>
      <w:bookmarkStart w:id="1172" w:name="_Toc351997952"/>
      <w:bookmarkStart w:id="1173" w:name="_Toc352766829"/>
      <w:r>
        <w:t xml:space="preserve">Figure </w:t>
      </w:r>
      <w:fldSimple w:instr=" SEQ Figure \* ARABIC ">
        <w:r w:rsidR="003803BC">
          <w:rPr>
            <w:noProof/>
          </w:rPr>
          <w:t>18</w:t>
        </w:r>
      </w:fldSimple>
      <w:r>
        <w:t>: Revised emergency stop receiver/aggregator circuit.</w:t>
      </w:r>
      <w:bookmarkEnd w:id="1172"/>
      <w:bookmarkEnd w:id="1173"/>
    </w:p>
    <w:p w:rsidR="005B23F0" w:rsidRDefault="005B23F0" w:rsidP="00CA427F">
      <w:r>
        <w:t xml:space="preserve">To </w:t>
      </w:r>
      <w:del w:id="1174" w:author="Ed" w:date="2013-04-02T09:31:00Z">
        <w:r w:rsidDel="00A15744">
          <w:delText>integrate the system with</w:delText>
        </w:r>
      </w:del>
      <w:ins w:id="1175" w:author="Ed" w:date="2013-04-02T09:31:00Z">
        <w:r w:rsidR="00A15744">
          <w:t>allow the system to stop</w:t>
        </w:r>
      </w:ins>
      <w:r>
        <w:t xml:space="preserve"> the IRC5, the optoisolator on the output of the emergency stop circuit was replaced with a relay module, which will more reliably switch the General Stop input of the IRC5. To complete integration with the IRC5, the RAPID software must be modified to output the current General Stop state to a GPIO, which </w:t>
      </w:r>
      <w:del w:id="1176" w:author="Ed" w:date="2013-04-02T09:32:00Z">
        <w:r w:rsidDel="00A15744">
          <w:delText xml:space="preserve">must </w:delText>
        </w:r>
      </w:del>
      <w:ins w:id="1177" w:author="Ed" w:date="2013-04-02T09:32:00Z">
        <w:r w:rsidR="00A15744">
          <w:t xml:space="preserve">should </w:t>
        </w:r>
      </w:ins>
      <w:r>
        <w:t>be connected to the IRC5 input of the emergency stop circuit.</w:t>
      </w:r>
    </w:p>
    <w:p w:rsidR="005B23F0" w:rsidRDefault="005B23F0" w:rsidP="00CA427F">
      <w:r>
        <w:t xml:space="preserve">To solve the wireless communication issues, the power supply in the remote was replaced with a 3.3 volt </w:t>
      </w:r>
      <w:ins w:id="1178" w:author="Ed" w:date="2013-04-02T09:32:00Z">
        <w:r w:rsidR="00A15744">
          <w:t xml:space="preserve">regulated </w:t>
        </w:r>
      </w:ins>
      <w:r>
        <w:t xml:space="preserve">boost supply, which should be much more reliable, and bypass capacitors were added to the power rails of the </w:t>
      </w:r>
      <w:del w:id="1179" w:author="Ed" w:date="2013-04-02T09:32:00Z">
        <w:r w:rsidDel="00A15744">
          <w:delText>XBee</w:delText>
        </w:r>
      </w:del>
      <w:ins w:id="1180" w:author="Ed" w:date="2013-04-02T09:32:00Z">
        <w:r w:rsidR="00A15744">
          <w:t>XBee</w:t>
        </w:r>
      </w:ins>
      <w:r>
        <w:t xml:space="preserve"> modules on both the remote and the emergency stop circuit. Testing has shown that the </w:t>
      </w:r>
      <w:del w:id="1181" w:author="Ed" w:date="2013-04-02T09:32:00Z">
        <w:r w:rsidDel="00A15744">
          <w:delText>XBee</w:delText>
        </w:r>
      </w:del>
      <w:ins w:id="1182" w:author="Ed" w:date="2013-04-02T09:32:00Z">
        <w:r w:rsidR="00A15744">
          <w:t>XBee</w:t>
        </w:r>
      </w:ins>
      <w:r>
        <w:t xml:space="preserve"> modules are reliable when a sufficiently clean and reliable DC supply is available to power them.</w:t>
      </w:r>
    </w:p>
    <w:p w:rsidR="005B23F0" w:rsidRDefault="005B23F0" w:rsidP="00CA427F">
      <w:r>
        <w:lastRenderedPageBreak/>
        <w:t>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drivebase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CA427F">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rsidP="00606590">
      <w:pPr>
        <w:pStyle w:val="Heading1"/>
        <w:pPrChange w:id="1183" w:author="Ed" w:date="2013-04-03T15:31:00Z">
          <w:pPr>
            <w:pStyle w:val="Heading1"/>
          </w:pPr>
        </w:pPrChange>
      </w:pPr>
      <w:bookmarkStart w:id="1184" w:name="_Toc352766754"/>
      <w:r>
        <w:lastRenderedPageBreak/>
        <w:t>Experimental Results</w:t>
      </w:r>
      <w:bookmarkEnd w:id="1184"/>
    </w:p>
    <w:p w:rsidR="00AF0BEB" w:rsidRDefault="00AF0BEB" w:rsidP="00606590">
      <w:pPr>
        <w:pStyle w:val="Heading2"/>
        <w:pPrChange w:id="1185" w:author="Ed" w:date="2013-04-03T15:31:00Z">
          <w:pPr>
            <w:pStyle w:val="Heading2"/>
          </w:pPr>
        </w:pPrChange>
      </w:pPr>
      <w:bookmarkStart w:id="1186" w:name="_Toc352766755"/>
      <w:r>
        <w:t>The Validation Task</w:t>
      </w:r>
      <w:bookmarkEnd w:id="1186"/>
    </w:p>
    <w:p w:rsidR="00AF0BEB" w:rsidRDefault="00AF0BEB" w:rsidP="00CA427F">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CA427F">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CA427F">
      <w:pPr>
        <w:pStyle w:val="ListParagraph"/>
        <w:numPr>
          <w:ilvl w:val="1"/>
          <w:numId w:val="9"/>
        </w:numPr>
      </w:pPr>
      <w:r>
        <w:t xml:space="preserve">Once at the table, locate </w:t>
      </w:r>
      <w:ins w:id="1187" w:author="Ed" w:date="2013-04-02T09:33:00Z">
        <w:r w:rsidR="00A15744">
          <w:t xml:space="preserve">at least one of </w:t>
        </w:r>
      </w:ins>
      <w:r>
        <w:t xml:space="preserve">the </w:t>
      </w:r>
      <w:ins w:id="1188" w:author="Ed" w:date="2013-04-02T09:33:00Z">
        <w:r w:rsidR="00A15744">
          <w:t xml:space="preserve">four </w:t>
        </w:r>
      </w:ins>
      <w:r>
        <w:t>small manipulable box</w:t>
      </w:r>
      <w:ins w:id="1189" w:author="Ed" w:date="2013-04-02T09:33:00Z">
        <w:r w:rsidR="00A15744">
          <w:t>es</w:t>
        </w:r>
      </w:ins>
      <w:r>
        <w:t xml:space="preserve"> on the table. This validates the Kinect and the tabletop object recognition system.</w:t>
      </w:r>
    </w:p>
    <w:p w:rsidR="00AF0BEB" w:rsidRDefault="00AF0BEB" w:rsidP="00CA427F">
      <w:pPr>
        <w:pStyle w:val="ListParagraph"/>
        <w:numPr>
          <w:ilvl w:val="1"/>
          <w:numId w:val="9"/>
        </w:numPr>
      </w:pPr>
      <w:r>
        <w:t xml:space="preserve">Perform the pick() operation on the box to lift it from the table. This operation is described in </w:t>
      </w:r>
      <w:r w:rsidR="0087344B" w:rsidRPr="00A15744">
        <w:rPr>
          <w:i/>
          <w:rPrChange w:id="1190" w:author="Ed" w:date="2013-04-02T09:33:00Z">
            <w:rPr/>
          </w:rPrChange>
        </w:rPr>
        <w:fldChar w:fldCharType="begin"/>
      </w:r>
      <w:r w:rsidR="00610622" w:rsidRPr="00A15744">
        <w:rPr>
          <w:i/>
          <w:rPrChange w:id="1191" w:author="Ed" w:date="2013-04-02T09:33:00Z">
            <w:rPr/>
          </w:rPrChange>
        </w:rPr>
        <w:instrText xml:space="preserve"> REF _Ref351934904 \h </w:instrText>
      </w:r>
      <w:r w:rsidR="00A15744">
        <w:rPr>
          <w:i/>
        </w:rPr>
        <w:instrText xml:space="preserve"> \* MERGEFORMAT </w:instrText>
      </w:r>
      <w:r w:rsidR="0087344B" w:rsidRPr="00A15744">
        <w:rPr>
          <w:i/>
          <w:rPrChange w:id="1192" w:author="Ed" w:date="2013-04-02T09:33:00Z">
            <w:rPr>
              <w:i/>
            </w:rPr>
          </w:rPrChange>
        </w:rPr>
      </w:r>
      <w:r w:rsidR="0087344B" w:rsidRPr="00A15744">
        <w:rPr>
          <w:i/>
          <w:rPrChange w:id="1193" w:author="Ed" w:date="2013-04-02T09:33:00Z">
            <w:rPr/>
          </w:rPrChange>
        </w:rPr>
        <w:fldChar w:fldCharType="separate"/>
      </w:r>
      <w:r w:rsidR="003803BC" w:rsidRPr="003803BC">
        <w:rPr>
          <w:i/>
        </w:rPr>
        <w:t>Tabletop Box Manipulation</w:t>
      </w:r>
      <w:r w:rsidR="0087344B" w:rsidRPr="00A15744">
        <w:rPr>
          <w:i/>
          <w:rPrChange w:id="1194" w:author="Ed" w:date="2013-04-02T09:33:00Z">
            <w:rPr/>
          </w:rPrChange>
        </w:rPr>
        <w:fldChar w:fldCharType="end"/>
      </w:r>
      <w:r>
        <w:t xml:space="preserve"> above. This step validates the use of the Kinect to provide target poses for the arm, </w:t>
      </w:r>
      <w:ins w:id="1195" w:author="Ed" w:date="2013-04-02T09:33:00Z">
        <w:r w:rsidR="00A15744">
          <w:t xml:space="preserve">the inverse kinematics solver, </w:t>
        </w:r>
      </w:ins>
      <w:r>
        <w:t>the arm and gripper hardware, and the box manipulation software.</w:t>
      </w:r>
    </w:p>
    <w:p w:rsidR="00AF0BEB" w:rsidRDefault="00AF0BEB" w:rsidP="00CA427F">
      <w:pPr>
        <w:pStyle w:val="ListParagraph"/>
        <w:numPr>
          <w:ilvl w:val="1"/>
          <w:numId w:val="9"/>
        </w:numPr>
      </w:pPr>
      <w:r>
        <w:t xml:space="preserve">Perform the place() operation to place it in the bin. This operation is described in </w:t>
      </w:r>
      <w:r w:rsidR="0087344B">
        <w:fldChar w:fldCharType="begin"/>
      </w:r>
      <w:r w:rsidR="00610622">
        <w:instrText xml:space="preserve"> REF _Ref351934912 \h </w:instrText>
      </w:r>
      <w:r w:rsidR="0087344B">
        <w:fldChar w:fldCharType="separate"/>
      </w:r>
      <w:r w:rsidR="003803BC">
        <w:t>Tabletop Box Manipulation</w:t>
      </w:r>
      <w:r w:rsidR="0087344B">
        <w:fldChar w:fldCharType="end"/>
      </w:r>
      <w:r>
        <w:t xml:space="preserve"> above. This step provides further validation of the arm, gripper, and manipulation software.</w:t>
      </w:r>
    </w:p>
    <w:p w:rsidR="00AF0BEB" w:rsidRDefault="00AF0BEB" w:rsidP="00CA427F">
      <w:pPr>
        <w:pStyle w:val="ListParagraph"/>
        <w:numPr>
          <w:ilvl w:val="1"/>
          <w:numId w:val="9"/>
        </w:numPr>
      </w:pPr>
      <w:r>
        <w:t>Drive back to the operator with the box in the bin. This provides further validation of the drive base hardware and software.</w:t>
      </w:r>
    </w:p>
    <w:p w:rsidR="00AF0BEB" w:rsidRPr="0004189D" w:rsidRDefault="00AF0BEB" w:rsidP="00CA427F">
      <w:r>
        <w:lastRenderedPageBreak/>
        <w:t>This task is meant to simulate the act of driving through a factory to a shelf (represented by the table), picking up an item for a kit, and delivering it to the assembly station. In an actual factory environment, steps 1 through 4 would be performed repeatedly until every item in the kit was retrieved.</w:t>
      </w:r>
    </w:p>
    <w:p w:rsidR="00AF0BEB" w:rsidRDefault="00AF0BEB" w:rsidP="00606590">
      <w:pPr>
        <w:pStyle w:val="Heading2"/>
        <w:pPrChange w:id="1196" w:author="Ed" w:date="2013-04-03T15:31:00Z">
          <w:pPr>
            <w:pStyle w:val="Heading2"/>
          </w:pPr>
        </w:pPrChange>
      </w:pPr>
      <w:bookmarkStart w:id="1197" w:name="_Toc352766756"/>
      <w:r>
        <w:t>Validation Results</w:t>
      </w:r>
      <w:bookmarkEnd w:id="1197"/>
    </w:p>
    <w:p w:rsidR="00AF0BEB" w:rsidRPr="00801869" w:rsidRDefault="00801869" w:rsidP="00CA427F">
      <w:pPr>
        <w:rPr>
          <w:highlight w:val="yellow"/>
        </w:rPr>
      </w:pPr>
      <w:r w:rsidRPr="00801869">
        <w:rPr>
          <w:highlight w:val="yellow"/>
        </w:rPr>
        <w:t>[hey write some stuff]</w:t>
      </w:r>
    </w:p>
    <w:p w:rsidR="00AF0BEB" w:rsidRPr="0001551D" w:rsidRDefault="00AF0BEB" w:rsidP="00606590">
      <w:pPr>
        <w:pStyle w:val="Heading2"/>
        <w:pPrChange w:id="1198" w:author="Ed" w:date="2013-04-03T15:31:00Z">
          <w:pPr>
            <w:pStyle w:val="Heading2"/>
          </w:pPr>
        </w:pPrChange>
      </w:pPr>
      <w:bookmarkStart w:id="1199" w:name="_Toc352766757"/>
      <w:r>
        <w:t>Mechanical and Electri</w:t>
      </w:r>
      <w:r w:rsidRPr="0001551D">
        <w:t>cal Systems</w:t>
      </w:r>
      <w:bookmarkEnd w:id="1199"/>
    </w:p>
    <w:p w:rsidR="00AF0BEB" w:rsidRPr="0001551D" w:rsidRDefault="00AF0BEB">
      <w:pPr>
        <w:pStyle w:val="Heading3"/>
        <w:pPrChange w:id="1200" w:author="Ed" w:date="2013-04-02T11:36:00Z">
          <w:pPr/>
        </w:pPrChange>
      </w:pPr>
      <w:bookmarkStart w:id="1201" w:name="_Toc352766758"/>
      <w:r w:rsidRPr="0001551D">
        <w:t>Wheelchair Drivebase</w:t>
      </w:r>
      <w:bookmarkEnd w:id="1201"/>
    </w:p>
    <w:p w:rsidR="0001551D" w:rsidRPr="0001551D" w:rsidRDefault="0001551D" w:rsidP="00CA427F">
      <w:r w:rsidRPr="0001551D">
        <w:t>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drivebase proved problematic for precision control. The control algorithms packaged in ROS were primarily developed for a holonomic drive base, which may be the cause of some of these problems, but many researchers have bad better success with these algorithms on differential drivebases, so it is reasonable to assume that this drivebase is particularly problematic.</w:t>
      </w:r>
    </w:p>
    <w:p w:rsidR="00596370" w:rsidRDefault="00A15744" w:rsidP="00596370">
      <w:pPr>
        <w:rPr>
          <w:ins w:id="1202" w:author="Ed" w:date="2013-04-02T09:34:00Z"/>
        </w:rPr>
      </w:pPr>
      <w:commentRangeStart w:id="1203"/>
      <w:ins w:id="1204" w:author="Ed" w:date="2013-04-02T09:34:00Z">
        <w:r>
          <w:t>On</w:t>
        </w:r>
      </w:ins>
      <w:commentRangeEnd w:id="1203"/>
      <w:ins w:id="1205" w:author="Ed" w:date="2013-04-02T09:35:00Z">
        <w:r>
          <w:rPr>
            <w:rStyle w:val="CommentReference"/>
          </w:rPr>
          <w:commentReference w:id="1203"/>
        </w:r>
      </w:ins>
      <w:ins w:id="1206" w:author="Ed" w:date="2013-04-02T09:34:00Z">
        <w:r>
          <w:t xml:space="preserve"> the lowest level, the PID controllers do not regulate the robot speed well</w:t>
        </w:r>
      </w:ins>
      <w:ins w:id="1207" w:author="Ed" w:date="2013-04-02T09:37:00Z">
        <w:r>
          <w:t>. This was evident in the robot’s inability to turn at speeds below 0.</w:t>
        </w:r>
      </w:ins>
      <w:ins w:id="1208" w:author="Ed" w:date="2013-04-02T09:39:00Z">
        <w:r w:rsidR="00596370">
          <w:t>35</w:t>
        </w:r>
      </w:ins>
      <w:ins w:id="1209" w:author="Ed" w:date="2013-04-02T09:37:00Z">
        <w:r>
          <w:t xml:space="preserve"> radians per second, but was also </w:t>
        </w:r>
      </w:ins>
      <w:ins w:id="1210" w:author="Ed" w:date="2013-04-02T09:34:00Z">
        <w:r>
          <w:t xml:space="preserve">illustrated by the robot drivetrain being </w:t>
        </w:r>
      </w:ins>
      <w:ins w:id="1211" w:author="Ed" w:date="2013-04-02T09:35:00Z">
        <w:r>
          <w:t>back-drivable</w:t>
        </w:r>
      </w:ins>
      <w:ins w:id="1212" w:author="Ed" w:date="2013-04-02T10:10:00Z">
        <w:r w:rsidR="007B43CD">
          <w:t xml:space="preserve"> and variability in robot performance as the batteries discharged</w:t>
        </w:r>
      </w:ins>
      <w:ins w:id="1213" w:author="Ed" w:date="2013-04-02T09:35:00Z">
        <w:r>
          <w:t>.</w:t>
        </w:r>
      </w:ins>
      <w:ins w:id="1214" w:author="Ed" w:date="2013-04-02T09:36:00Z">
        <w:r>
          <w:t xml:space="preserve"> </w:t>
        </w:r>
      </w:ins>
      <w:ins w:id="1215" w:author="Ed" w:date="2013-04-02T09:37:00Z">
        <w:r>
          <w:t xml:space="preserve">The PID controllers were written by previous researchers in LabVIEW, and </w:t>
        </w:r>
      </w:ins>
      <w:ins w:id="1216" w:author="Ed" w:date="2013-04-02T09:38:00Z">
        <w:r w:rsidR="00596370">
          <w:t xml:space="preserve">rewriting them was beyond the scope of this project. Attempts to retune the PID controllers quickly resulted in instability, particularly when </w:t>
        </w:r>
        <w:r w:rsidR="00596370">
          <w:lastRenderedPageBreak/>
          <w:t>turning.</w:t>
        </w:r>
      </w:ins>
      <w:ins w:id="1217" w:author="Ed" w:date="2013-04-02T09:51:00Z">
        <w:r w:rsidR="001D42E6">
          <w:t xml:space="preserve"> It was possible to increase the proportional gain by a factor of two without introducing instability</w:t>
        </w:r>
      </w:ins>
      <w:ins w:id="1218" w:author="Ed" w:date="2013-04-02T09:52:00Z">
        <w:r w:rsidR="001D42E6">
          <w:t>, and this made a minor improvement to the robot’s performance.</w:t>
        </w:r>
      </w:ins>
    </w:p>
    <w:p w:rsidR="00AF0BEB" w:rsidRPr="0001551D" w:rsidRDefault="0001551D" w:rsidP="00CA427F">
      <w:r w:rsidRPr="0001551D">
        <w:t xml:space="preserve">The global planner works well for this drive base, generating a spline from the robot’s current position to the desired pose. </w:t>
      </w:r>
      <w:ins w:id="1219" w:author="Ed" w:date="2013-04-02T09:39:00Z">
        <w:r w:rsidR="00596370" w:rsidRPr="0001551D">
          <w:t>However, the local planner has difficulty with the robot</w:t>
        </w:r>
      </w:ins>
      <w:ins w:id="1220" w:author="Ed" w:date="2013-04-02T09:44:00Z">
        <w:r w:rsidR="00596370">
          <w:t>.</w:t>
        </w:r>
      </w:ins>
      <w:ins w:id="1221" w:author="Ed" w:date="2013-04-02T09:39:00Z">
        <w:r w:rsidR="00596370">
          <w:t xml:space="preserve"> </w:t>
        </w:r>
      </w:ins>
      <w:ins w:id="1222" w:author="Ed" w:date="2013-04-01T15:06:00Z">
        <w:r w:rsidR="00F15635">
          <w:t xml:space="preserve">On ABBY, </w:t>
        </w:r>
      </w:ins>
      <w:ins w:id="1223" w:author="Ed" w:date="2013-04-02T09:44:00Z">
        <w:r w:rsidR="00596370">
          <w:t>trajectory</w:t>
        </w:r>
      </w:ins>
      <w:ins w:id="1224" w:author="Ed" w:date="2013-04-01T15:06:00Z">
        <w:r w:rsidR="00F15635">
          <w:t xml:space="preserve"> rollout planning sometimes results in unintuitive behavior as the robot approaches the goal. Namely, the robot will sometimes </w:t>
        </w:r>
      </w:ins>
      <w:ins w:id="1225" w:author="Ed" w:date="2013-04-02T09:44:00Z">
        <w:r w:rsidR="00596370">
          <w:t>overshoot in its final rotation</w:t>
        </w:r>
      </w:ins>
      <w:ins w:id="1226" w:author="Ed" w:date="2013-04-01T15:06:00Z">
        <w:r w:rsidR="00F15635">
          <w:t>, forcing it to turn all the way around</w:t>
        </w:r>
      </w:ins>
      <w:ins w:id="1227" w:author="Ed" w:date="2013-04-02T09:45:00Z">
        <w:r w:rsidR="00596370">
          <w:t>, sometimes more than once,</w:t>
        </w:r>
      </w:ins>
      <w:ins w:id="1228" w:author="Ed" w:date="2013-04-01T15:06:00Z">
        <w:r w:rsidR="00F15635">
          <w:t xml:space="preserve"> to reach the proper heading.</w:t>
        </w:r>
      </w:ins>
      <w:del w:id="1229" w:author="Ed" w:date="2013-04-02T09:39:00Z">
        <w:r w:rsidRPr="0001551D" w:rsidDel="00596370">
          <w:delText>However, the local planner has difficulty with the robot</w:delText>
        </w:r>
      </w:del>
      <w:del w:id="1230" w:author="Ed" w:date="2013-04-02T09:45:00Z">
        <w:r w:rsidRPr="0001551D" w:rsidDel="00596370">
          <w:delText xml:space="preserve">, probably due to its assumption of a circular robot, an assumption that does not hold at all for </w:delText>
        </w:r>
      </w:del>
      <w:del w:id="1231" w:author="Ed" w:date="2013-04-01T14:14:00Z">
        <w:r w:rsidRPr="0001551D" w:rsidDel="00C26887">
          <w:delText>ABBY</w:delText>
        </w:r>
      </w:del>
      <w:del w:id="1232" w:author="Ed" w:date="2013-04-02T09:45:00Z">
        <w:r w:rsidRPr="0001551D" w:rsidDel="00596370">
          <w:delText xml:space="preserve">. In fact, because </w:delText>
        </w:r>
      </w:del>
      <w:del w:id="1233" w:author="Ed" w:date="2013-04-01T14:14:00Z">
        <w:r w:rsidRPr="0001551D" w:rsidDel="00C26887">
          <w:delText>ABBY</w:delText>
        </w:r>
      </w:del>
      <w:del w:id="1234" w:author="Ed" w:date="2013-04-02T09:45:00Z">
        <w:r w:rsidRPr="0001551D" w:rsidDel="00596370">
          <w:delText xml:space="preserve">’s drive wheels are in the back and the manipulator is on the front, there is a long moment arm that swings around whenever </w:delText>
        </w:r>
      </w:del>
      <w:del w:id="1235" w:author="Ed" w:date="2013-04-01T14:14:00Z">
        <w:r w:rsidRPr="0001551D" w:rsidDel="00C26887">
          <w:delText>ABBY</w:delText>
        </w:r>
      </w:del>
      <w:del w:id="1236" w:author="Ed" w:date="2013-04-02T09:45:00Z">
        <w:r w:rsidRPr="0001551D" w:rsidDel="00596370">
          <w:delText xml:space="preserve"> turns.</w:delText>
        </w:r>
      </w:del>
      <w:r w:rsidRPr="0001551D">
        <w:t xml:space="preserve"> </w:t>
      </w:r>
      <w:ins w:id="1237" w:author="Ed" w:date="2013-04-02T09:45:00Z">
        <w:r w:rsidR="00596370">
          <w:t xml:space="preserve">This problem is probably because of </w:t>
        </w:r>
      </w:ins>
      <w:ins w:id="1238" w:author="Ed" w:date="2013-04-02T09:47:00Z">
        <w:r w:rsidR="00596370">
          <w:t xml:space="preserve">the poor </w:t>
        </w:r>
      </w:ins>
      <w:ins w:id="1239" w:author="Ed" w:date="2013-04-02T09:48:00Z">
        <w:r w:rsidR="00596370">
          <w:t xml:space="preserve">low level control, combined with the robot being a long </w:t>
        </w:r>
        <w:r w:rsidR="00D856A0">
          <w:t xml:space="preserve">moment arm, with the wheels at the back and the arm at the front. </w:t>
        </w:r>
      </w:ins>
      <w:ins w:id="1240" w:author="Ed" w:date="2013-04-02T09:50:00Z">
        <w:r w:rsidR="00D856A0">
          <w:t xml:space="preserve">The robot shape also </w:t>
        </w:r>
      </w:ins>
      <w:del w:id="1241" w:author="Ed" w:date="2013-04-02T09:50:00Z">
        <w:r w:rsidRPr="0001551D" w:rsidDel="00D856A0">
          <w:delText>This</w:delText>
        </w:r>
      </w:del>
      <w:r w:rsidRPr="0001551D">
        <w:t xml:space="preserve"> complicates planning</w:t>
      </w:r>
      <w:del w:id="1242" w:author="Ed" w:date="2013-04-02T09:50:00Z">
        <w:r w:rsidRPr="0001551D" w:rsidDel="00D856A0">
          <w:delText>,</w:delText>
        </w:r>
      </w:del>
      <w:r w:rsidRPr="0001551D">
        <w:t xml:space="preserve"> because the planner must be able to maneuver through tight spaces, and the robot needs are large area in order to turn freely without hitting something with the arm. </w:t>
      </w:r>
      <w:del w:id="1243" w:author="Ed" w:date="2013-04-02T09:50:00Z">
        <w:r w:rsidRPr="0001551D" w:rsidDel="00D856A0">
          <w:delText>The long moment arm also makes turning difficult for the drive base hardware. In order to overcome friction and inertia, the minimum turn speed is 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delText>
        </w:r>
      </w:del>
    </w:p>
    <w:p w:rsidR="00AF0BEB" w:rsidRDefault="00AF0BEB">
      <w:pPr>
        <w:pStyle w:val="Heading3"/>
        <w:pPrChange w:id="1244" w:author="Ed" w:date="2013-04-02T11:36:00Z">
          <w:pPr>
            <w:pStyle w:val="Heading2"/>
          </w:pPr>
        </w:pPrChange>
      </w:pPr>
      <w:bookmarkStart w:id="1245" w:name="_Toc352766759"/>
      <w:r>
        <w:t>Chassis Design</w:t>
      </w:r>
      <w:bookmarkEnd w:id="1245"/>
    </w:p>
    <w:p w:rsidR="00AF0BEB" w:rsidRDefault="00AF0BEB" w:rsidP="00CA427F">
      <w:r>
        <w:t xml:space="preserve">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w:t>
      </w:r>
      <w:del w:id="1246" w:author="Ed" w:date="2013-04-02T09:53:00Z">
        <w:r w:rsidDel="00B52883">
          <w:delText>the robot model be updated to reflect the new position</w:delText>
        </w:r>
      </w:del>
      <w:ins w:id="1247" w:author="Ed" w:date="2013-04-02T09:53:00Z">
        <w:r w:rsidR="00B52883">
          <w:t>it to be raised and retightened</w:t>
        </w:r>
      </w:ins>
      <w:r>
        <w:t xml:space="preserve">. Second, the placement of the arm itself is less than ideal for the task the robot must perform. The center of the arm’s work envelope is directly in front of the center of the point where the base is mounted to the robot. Since the base is mounted at about </w:t>
      </w:r>
      <w:commentRangeStart w:id="1248"/>
      <w:r>
        <w:t xml:space="preserve">1 meter </w:t>
      </w:r>
      <w:commentRangeEnd w:id="1248"/>
      <w:r w:rsidR="00B52883">
        <w:rPr>
          <w:rStyle w:val="CommentReference"/>
        </w:rPr>
        <w:commentReference w:id="1248"/>
      </w:r>
      <w:r>
        <w:t xml:space="preserve">off the ground, that puts the center of the work envelope only slightly above table height. Being able to reach under the table is useless, so much of the arm’s work space is unused. </w:t>
      </w:r>
      <w:r>
        <w:lastRenderedPageBreak/>
        <w:t>The arm should be raised higher if it is to be used for tabletop object manipulation</w:t>
      </w:r>
      <w:ins w:id="1249" w:author="Ed" w:date="2013-04-02T09:53:00Z">
        <w:r w:rsidR="00B52883">
          <w:t xml:space="preserve"> and mounted horizontally</w:t>
        </w:r>
      </w:ins>
      <w:r>
        <w:t>. Last, the onboard storage bin’s location was chosen based on the available space within the reach of the arm, which was limited. A better location or a better bin design should be considered. Raising</w:t>
      </w:r>
      <w:ins w:id="1250" w:author="Ed" w:date="2013-04-02T09:54:00Z">
        <w:r w:rsidR="00B52883">
          <w:t xml:space="preserve"> or reorienting</w:t>
        </w:r>
      </w:ins>
      <w:r>
        <w:t xml:space="preserve"> the arm may open up more options as to the location of the bin.</w:t>
      </w:r>
    </w:p>
    <w:p w:rsidR="00AF0BEB" w:rsidRDefault="00AF0BEB">
      <w:pPr>
        <w:pStyle w:val="Heading3"/>
        <w:pPrChange w:id="1251" w:author="Ed" w:date="2013-04-02T11:37:00Z">
          <w:pPr>
            <w:pStyle w:val="Heading2"/>
          </w:pPr>
        </w:pPrChange>
      </w:pPr>
      <w:bookmarkStart w:id="1252" w:name="_Toc352766760"/>
      <w:r>
        <w:t>The ABB Arm System</w:t>
      </w:r>
      <w:bookmarkEnd w:id="1252"/>
    </w:p>
    <w:p w:rsidR="00AF0BEB" w:rsidRDefault="00AF0BEB" w:rsidP="00CA427F">
      <w:r>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pPr>
        <w:pStyle w:val="Heading3"/>
        <w:pPrChange w:id="1253" w:author="Ed" w:date="2013-04-02T11:37:00Z">
          <w:pPr>
            <w:pStyle w:val="Heading2"/>
          </w:pPr>
        </w:pPrChange>
      </w:pPr>
      <w:bookmarkStart w:id="1254" w:name="_Toc352766761"/>
      <w:r>
        <w:t>Gripper</w:t>
      </w:r>
      <w:bookmarkEnd w:id="1254"/>
    </w:p>
    <w:p w:rsidR="00AF0BEB" w:rsidRPr="000364D0" w:rsidRDefault="00AF0BEB" w:rsidP="00CA427F">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w:t>
      </w:r>
      <w:r>
        <w:lastRenderedPageBreak/>
        <w:t>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kPa of pressure, which set the</w:t>
      </w:r>
      <w:r w:rsidR="00961E9C">
        <w:t xml:space="preserve"> lower bound for gripping force</w:t>
      </w:r>
      <w:r>
        <w:t xml:space="preserve">. This means that the robot cannot pick up delicate objects without crushing them. The </w:t>
      </w:r>
      <w:del w:id="1255" w:author="Ed" w:date="2013-04-02T09:54:00Z">
        <w:r w:rsidDel="006A20FF">
          <w:delText>corrugated cardboard</w:delText>
        </w:r>
      </w:del>
      <w:ins w:id="1256" w:author="Ed" w:date="2013-04-02T09:54:00Z">
        <w:r w:rsidR="006A20FF">
          <w:t>paper</w:t>
        </w:r>
      </w:ins>
      <w:r>
        <w:t xml:space="preserve"> boxes used in the validation task were only barely stiff enough to withstand this force.</w:t>
      </w:r>
    </w:p>
    <w:p w:rsidR="00AF0BEB" w:rsidRDefault="00AF0BEB">
      <w:pPr>
        <w:pStyle w:val="Heading3"/>
        <w:pPrChange w:id="1257" w:author="Ed" w:date="2013-04-02T11:37:00Z">
          <w:pPr>
            <w:pStyle w:val="Heading2"/>
          </w:pPr>
        </w:pPrChange>
      </w:pPr>
      <w:bookmarkStart w:id="1258" w:name="_Toc352766762"/>
      <w:r>
        <w:t>Battery Life</w:t>
      </w:r>
      <w:bookmarkEnd w:id="1258"/>
    </w:p>
    <w:p w:rsidR="00AF0BEB" w:rsidRDefault="00AF0BEB" w:rsidP="00CA427F">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CA427F">
      <w:r>
        <w:rPr>
          <w:noProof/>
          <w:lang w:bidi="ar-SA"/>
        </w:rPr>
        <w:lastRenderedPageBreak/>
        <w:drawing>
          <wp:inline distT="0" distB="0" distL="0" distR="0" wp14:anchorId="1CF07FE4" wp14:editId="51671C0D">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259" w:name="_Toc351997953"/>
      <w:bookmarkStart w:id="1260" w:name="_Toc352766830"/>
      <w:r>
        <w:t xml:space="preserve">Figure </w:t>
      </w:r>
      <w:fldSimple w:instr=" SEQ Figure \* ARABIC ">
        <w:r w:rsidR="003803BC">
          <w:rPr>
            <w:noProof/>
          </w:rPr>
          <w:t>19</w:t>
        </w:r>
      </w:fldSimple>
      <w:r>
        <w:t>: Voltage curve during discharge test with actuators idle.</w:t>
      </w:r>
      <w:bookmarkEnd w:id="1259"/>
      <w:bookmarkEnd w:id="1260"/>
    </w:p>
    <w:p w:rsidR="00AF0BEB" w:rsidRDefault="00AF0BEB" w:rsidP="00CA427F">
      <w:r>
        <w:t>In the first test, the robot’s systems are all turned on, but the actuators are disabled. In this idle test, the robot ran for 4 hours and 44 minutes before it hit the critical voltage.</w:t>
      </w:r>
    </w:p>
    <w:p w:rsidR="00961E9C" w:rsidRDefault="00961E9C" w:rsidP="00CA427F">
      <w:r>
        <w:rPr>
          <w:noProof/>
          <w:lang w:bidi="ar-SA"/>
        </w:rPr>
        <w:drawing>
          <wp:inline distT="0" distB="0" distL="0" distR="0" wp14:anchorId="7BAC10D6" wp14:editId="130ED416">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261" w:name="_Toc351997954"/>
      <w:bookmarkStart w:id="1262" w:name="_Toc352766831"/>
      <w:r>
        <w:t xml:space="preserve">Figure </w:t>
      </w:r>
      <w:fldSimple w:instr=" SEQ Figure \* ARABIC ">
        <w:r w:rsidR="003803BC">
          <w:rPr>
            <w:noProof/>
          </w:rPr>
          <w:t>20</w:t>
        </w:r>
      </w:fldSimple>
      <w:r>
        <w:t>: Voltage curve during discharge test with drivetrain exercised.</w:t>
      </w:r>
      <w:bookmarkEnd w:id="1261"/>
      <w:bookmarkEnd w:id="1262"/>
    </w:p>
    <w:p w:rsidR="00AF0BEB" w:rsidRDefault="00AF0BEB" w:rsidP="00CA427F">
      <w:r>
        <w:lastRenderedPageBreak/>
        <w:t>In the second test, the robot was strapped to a platform with rollers, and the drivetrain was exercised by commanding rotational velocities that followed a sawtooth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CA427F">
      <w:pPr>
        <w:rPr>
          <w:highlight w:val="yellow"/>
        </w:rPr>
      </w:pPr>
      <w:r>
        <w:rPr>
          <w:highlight w:val="yellow"/>
        </w:rPr>
        <w:t>[ARM VOLTAGE F</w:t>
      </w:r>
      <w:r w:rsidR="00AF0BEB" w:rsidRPr="00801869">
        <w:rPr>
          <w:highlight w:val="yellow"/>
        </w:rPr>
        <w:t>IGURE]</w:t>
      </w:r>
    </w:p>
    <w:p w:rsidR="00AF0BEB" w:rsidRDefault="00AF0BEB" w:rsidP="00CA427F">
      <w:r>
        <w:t>In the third test, the drivetrain was disabled but the arm was commanded to repeatedly execute trajectories between the stow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CA427F">
      <w:r>
        <w:t>From these tests, it appears likely that the robot could run in typical operation for about 3 [</w:t>
      </w:r>
      <w:r w:rsidRPr="00801869">
        <w:rPr>
          <w:highlight w:val="yellow"/>
        </w:rPr>
        <w:t>CHECK THIS</w:t>
      </w:r>
      <w:r>
        <w:t>] hours before its batteries are critically low. With adequate charging facilities and redundant robots or batteries, this should be adequate for a factory environment.</w:t>
      </w:r>
    </w:p>
    <w:p w:rsidR="00AF0BEB" w:rsidRDefault="00AF0BEB" w:rsidP="00606590">
      <w:pPr>
        <w:pStyle w:val="Heading2"/>
        <w:pPrChange w:id="1263" w:author="Ed" w:date="2013-04-03T15:31:00Z">
          <w:pPr>
            <w:pStyle w:val="Heading2"/>
          </w:pPr>
        </w:pPrChange>
      </w:pPr>
      <w:bookmarkStart w:id="1264" w:name="_Toc352766763"/>
      <w:r>
        <w:t>The Kinect</w:t>
      </w:r>
      <w:bookmarkEnd w:id="1264"/>
    </w:p>
    <w:p w:rsidR="00AF0BEB" w:rsidRDefault="00AF0BEB">
      <w:pPr>
        <w:pStyle w:val="Heading3"/>
        <w:pPrChange w:id="1265" w:author="Ed" w:date="2013-04-02T11:37:00Z">
          <w:pPr>
            <w:pStyle w:val="Heading2"/>
          </w:pPr>
        </w:pPrChange>
      </w:pPr>
      <w:bookmarkStart w:id="1266" w:name="_Toc352766764"/>
      <w:r>
        <w:t>For Object Localization and Arm Planning</w:t>
      </w:r>
      <w:bookmarkEnd w:id="1266"/>
    </w:p>
    <w:p w:rsidR="00AF0BEB" w:rsidRDefault="00AF0BEB" w:rsidP="00CA427F">
      <w:r>
        <w:t xml:space="preserve">A major part of the validation task depended on the Kinect as a sensor for object segmentation and recognition. Unfortunately, the data from the Kinect proved to be unreliable. </w:t>
      </w:r>
    </w:p>
    <w:p w:rsidR="00AF0BEB" w:rsidRDefault="00AF0BEB">
      <w:pPr>
        <w:pStyle w:val="Heading3"/>
        <w:pPrChange w:id="1267" w:author="Ed" w:date="2013-04-02T11:37:00Z">
          <w:pPr>
            <w:pStyle w:val="Heading2"/>
          </w:pPr>
        </w:pPrChange>
      </w:pPr>
      <w:bookmarkStart w:id="1268" w:name="_Toc352766765"/>
      <w:r>
        <w:t>For Reading QR Codes</w:t>
      </w:r>
      <w:bookmarkEnd w:id="1268"/>
    </w:p>
    <w:p w:rsidR="00AF0BEB" w:rsidRDefault="00AF0BEB" w:rsidP="00CA427F">
      <w:r>
        <w:t xml:space="preserve">The Kinect’s RGB camera captures video at VGA resolution (640 by 480 pixels). Experiments with reading QR codes showed that a Kinect did not have sufficient </w:t>
      </w:r>
      <w:r>
        <w:lastRenderedPageBreak/>
        <w:t>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606590">
      <w:pPr>
        <w:pStyle w:val="Heading2"/>
        <w:pPrChange w:id="1269" w:author="Ed" w:date="2013-04-03T15:31:00Z">
          <w:pPr>
            <w:pStyle w:val="Heading2"/>
          </w:pPr>
        </w:pPrChange>
      </w:pPr>
      <w:bookmarkStart w:id="1270" w:name="_Toc352766766"/>
      <w:r>
        <w:t>Open Source Software</w:t>
      </w:r>
      <w:bookmarkEnd w:id="1270"/>
    </w:p>
    <w:p w:rsidR="00AF0BEB" w:rsidRDefault="00AF0BEB" w:rsidP="00CA427F">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CA427F">
      <w:r>
        <w:t>The ROS core, consisting of the ROS graph node management and message passing systems, is stable and includes many tools that facilitate rapid robot development and management of complex robot software. However, much of the open source software developed for ROS is incomplete, limited, or inadequately tested. This section describes some of the problems encountered with open source software from the ROS community.</w:t>
      </w:r>
    </w:p>
    <w:p w:rsidR="00AF0BEB" w:rsidRDefault="00AF0BEB">
      <w:pPr>
        <w:pStyle w:val="Heading3"/>
        <w:pPrChange w:id="1271" w:author="Ed" w:date="2013-04-02T11:37:00Z">
          <w:pPr>
            <w:pStyle w:val="Heading2"/>
          </w:pPr>
        </w:pPrChange>
      </w:pPr>
      <w:bookmarkStart w:id="1272" w:name="_Toc352766767"/>
      <w:r>
        <w:t>API Stability</w:t>
      </w:r>
      <w:bookmarkEnd w:id="1272"/>
    </w:p>
    <w:p w:rsidR="00AF0BEB" w:rsidRDefault="00AF0BEB" w:rsidP="00CA427F">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w:t>
      </w:r>
      <w:del w:id="1273" w:author="Ed" w:date="2013-04-01T14:14:00Z">
        <w:r w:rsidDel="00C26887">
          <w:delText>ABBY</w:delText>
        </w:r>
      </w:del>
      <w:ins w:id="1274" w:author="Ed" w:date="2013-04-01T14:14:00Z">
        <w:r w:rsidR="00C26887">
          <w:t>ABBY</w:t>
        </w:r>
      </w:ins>
      <w:r>
        <w:t xml:space="preserve"> is the first Case robot to use the Fuerte distribution of ROS, which was released in Spring 2012. At the time, </w:t>
      </w:r>
      <w:del w:id="1275" w:author="Ed" w:date="2013-04-02T09:57:00Z">
        <w:r w:rsidDel="00A22D11">
          <w:delText xml:space="preserve">it </w:delText>
        </w:r>
      </w:del>
      <w:ins w:id="1276" w:author="Ed" w:date="2013-04-02T09:57:00Z">
        <w:r w:rsidR="00A22D11">
          <w:t xml:space="preserve">Fuerte </w:t>
        </w:r>
      </w:ins>
      <w:r>
        <w:t xml:space="preserve">was the only ROS distribution to run on Ubuntu 12.04, which is the current Long Term Support release of Ubuntu. ROS Electric, the previous version of </w:t>
      </w:r>
      <w:r>
        <w:lastRenderedPageBreak/>
        <w:t>ROS, does not support Ubuntu 12.04. In order to port the existing CWRU ROS package to Fuerte, several changes had to be made. When the ROS Groovy distribution was released in Fall 2012, so many APIs were changed, particularly in the arm navigation stack, that the decision was made not to upgrade.</w:t>
      </w:r>
      <w:r w:rsidRPr="007556EA">
        <w:t xml:space="preserve"> </w:t>
      </w:r>
    </w:p>
    <w:p w:rsidR="00AF0BEB" w:rsidRDefault="00AF0BEB" w:rsidP="00CA427F">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w:t>
      </w:r>
      <w:del w:id="1277" w:author="Ed" w:date="2013-04-01T14:14:00Z">
        <w:r w:rsidDel="00C26887">
          <w:delText>ABBY</w:delText>
        </w:r>
      </w:del>
      <w:ins w:id="1278" w:author="Ed" w:date="2013-04-01T14:14:00Z">
        <w:r w:rsidR="00C26887">
          <w:t>ABBY</w:t>
        </w:r>
      </w:ins>
      <w:r>
        <w:t xml:space="preserve"> uses a custom-written fork of ROS Serial that properly supports ROS services. The Groovy release of ROS serial includes </w:t>
      </w:r>
      <w:del w:id="1279" w:author="Ed" w:date="2013-04-02T09:57:00Z">
        <w:r w:rsidDel="00A22D11">
          <w:delText xml:space="preserve">and </w:delText>
        </w:r>
      </w:del>
      <w:ins w:id="1280" w:author="Ed" w:date="2013-04-02T09:57:00Z">
        <w:r w:rsidR="00A22D11">
          <w:t xml:space="preserve">a </w:t>
        </w:r>
      </w:ins>
      <w:r>
        <w:t xml:space="preserve">complete rewrite of the code in question, but </w:t>
      </w:r>
      <w:del w:id="1281" w:author="Ed" w:date="2013-04-02T09:57:00Z">
        <w:r w:rsidDel="00A22D11">
          <w:delText xml:space="preserve">this was not discovered until after the changes were made, and </w:delText>
        </w:r>
      </w:del>
      <w:r>
        <w:t xml:space="preserve">the rewrite was not backported to </w:t>
      </w:r>
      <w:r w:rsidR="007B1D78">
        <w:t>ROS F</w:t>
      </w:r>
      <w:r>
        <w:t>uerte.</w:t>
      </w:r>
    </w:p>
    <w:p w:rsidR="00AF0BEB" w:rsidRDefault="00AF0BEB">
      <w:pPr>
        <w:pStyle w:val="Heading3"/>
        <w:pPrChange w:id="1282" w:author="Ed" w:date="2013-04-02T11:37:00Z">
          <w:pPr>
            <w:pStyle w:val="Heading2"/>
          </w:pPr>
        </w:pPrChange>
      </w:pPr>
      <w:bookmarkStart w:id="1283" w:name="_Toc352766768"/>
      <w:r>
        <w:t>Documentation</w:t>
      </w:r>
      <w:bookmarkEnd w:id="1283"/>
    </w:p>
    <w:p w:rsidR="00AF0BEB" w:rsidRDefault="00AF0BEB" w:rsidP="00CA427F">
      <w:r>
        <w:t xml:space="preserve">ROS documentation is a mix of a wiki system, a question and answer forum, and autogenerated documentation </w:t>
      </w:r>
      <w:del w:id="1284" w:author="Ed" w:date="2013-04-02T09:57:00Z">
        <w:r w:rsidDel="00604510">
          <w:delText xml:space="preserve">for </w:delText>
        </w:r>
      </w:del>
      <w:ins w:id="1285" w:author="Ed" w:date="2013-04-02T09:57:00Z">
        <w:r w:rsidR="00604510">
          <w:t xml:space="preserve">of </w:t>
        </w:r>
      </w:ins>
      <w:r>
        <w:t xml:space="preserve">the code. Unfortunately, because the documentation is in the form of a wiki, it is often incomplete and out of date. The autogenerated documentation is up to date, but not often very helpful because the code itself is not </w:t>
      </w:r>
      <w:del w:id="1286" w:author="Ed" w:date="2013-04-02T09:58:00Z">
        <w:r w:rsidDel="00604510">
          <w:delText>documented</w:delText>
        </w:r>
      </w:del>
      <w:ins w:id="1287" w:author="Ed" w:date="2013-04-02T09:58:00Z">
        <w:r w:rsidR="00604510">
          <w:t>annotated with comments</w:t>
        </w:r>
      </w:ins>
      <w:r>
        <w:t>. As a result, much of the autogenerated documentation is little more than a list of available methods and a link to the source code. The lack of documentation means that reading and understanding the source code is a must before using most ROS packages.</w:t>
      </w:r>
    </w:p>
    <w:p w:rsidR="00AF0BEB" w:rsidRDefault="00AF0BEB">
      <w:pPr>
        <w:pStyle w:val="Heading3"/>
        <w:pPrChange w:id="1288" w:author="Ed" w:date="2013-04-02T11:38:00Z">
          <w:pPr>
            <w:pStyle w:val="Heading2"/>
          </w:pPr>
        </w:pPrChange>
      </w:pPr>
      <w:bookmarkStart w:id="1289" w:name="_Toc352766769"/>
      <w:r>
        <w:t>Reusability of PR2 Software</w:t>
      </w:r>
      <w:bookmarkEnd w:id="1289"/>
    </w:p>
    <w:p w:rsidR="00AF0BEB" w:rsidRDefault="00AF0BEB" w:rsidP="00CA427F">
      <w:r>
        <w:t xml:space="preserve">The Willow Garage PR2 is a mobile manipulator with two arms and an array of sensors that is commonly used in robotics research. Because it is a common platform, and </w:t>
      </w:r>
      <w:r>
        <w:lastRenderedPageBreak/>
        <w:t xml:space="preserve">because it is the flagship product of Willow Garage, the maintainer of ROS, there is a lot of software available for the PR2. It was hoped that much of this software could be reused or adapted for </w:t>
      </w:r>
      <w:del w:id="1290" w:author="Ed" w:date="2013-04-01T14:14:00Z">
        <w:r w:rsidDel="00C26887">
          <w:delText>ABBY</w:delText>
        </w:r>
      </w:del>
      <w:ins w:id="1291" w:author="Ed" w:date="2013-04-01T14:14:00Z">
        <w:r w:rsidR="00C26887">
          <w:t>ABBY</w:t>
        </w:r>
      </w:ins>
      <w:r>
        <w:t xml:space="preserve">, as it would open up a large library of abilities for </w:t>
      </w:r>
      <w:del w:id="1292" w:author="Ed" w:date="2013-04-01T14:14:00Z">
        <w:r w:rsidDel="00C26887">
          <w:delText>ABBY</w:delText>
        </w:r>
      </w:del>
      <w:ins w:id="1293" w:author="Ed" w:date="2013-04-01T14:14:00Z">
        <w:r w:rsidR="00C26887">
          <w:t>ABBY</w:t>
        </w:r>
      </w:ins>
      <w:r>
        <w:t xml:space="preserve">.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w:t>
      </w:r>
      <w:del w:id="1294" w:author="Ed" w:date="2013-04-01T14:14:00Z">
        <w:r w:rsidDel="00C26887">
          <w:delText>ABBY</w:delText>
        </w:r>
      </w:del>
      <w:ins w:id="1295" w:author="Ed" w:date="2013-04-01T14:14:00Z">
        <w:r w:rsidR="00C26887">
          <w:t>ABBY</w:t>
        </w:r>
      </w:ins>
      <w:r>
        <w:t xml:space="preserve"> are the tabletop object segmentation node and the object bounding box server, which are a very small part of a tabletop object manipulation pipeline written for the PR2. The rest of </w:t>
      </w:r>
      <w:del w:id="1296" w:author="Ed" w:date="2013-04-01T14:14:00Z">
        <w:r w:rsidDel="00C26887">
          <w:delText>ABBY</w:delText>
        </w:r>
      </w:del>
      <w:ins w:id="1297" w:author="Ed" w:date="2013-04-01T14:14:00Z">
        <w:r w:rsidR="00C26887">
          <w:t>ABBY</w:t>
        </w:r>
      </w:ins>
      <w:r>
        <w:t>’s software is either from more general ROS stacks or custom-written.</w:t>
      </w:r>
    </w:p>
    <w:p w:rsidR="00AF0BEB" w:rsidRDefault="00AF0BEB">
      <w:pPr>
        <w:pStyle w:val="Heading3"/>
        <w:pPrChange w:id="1298" w:author="Ed" w:date="2013-04-02T11:38:00Z">
          <w:pPr>
            <w:pStyle w:val="Heading2"/>
          </w:pPr>
        </w:pPrChange>
      </w:pPr>
      <w:bookmarkStart w:id="1299" w:name="_Toc352766770"/>
      <w:r>
        <w:t>Safety and Reliability</w:t>
      </w:r>
      <w:bookmarkEnd w:id="1299"/>
    </w:p>
    <w:p w:rsidR="00AF0BEB" w:rsidRDefault="00AF0BEB" w:rsidP="00CA427F">
      <w:r>
        <w:t>There are many standards and standard practices for writing software for industrial machines. These standards were created to ensure that the software runs safely and reliably, is robust, and fails gracefully and safely. ROS does not conform to these standards.</w:t>
      </w:r>
    </w:p>
    <w:p w:rsidR="00AF0BEB" w:rsidRDefault="00AF0BEB" w:rsidP="00CA427F">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CA427F">
      <w:r>
        <w:lastRenderedPageBreak/>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CA427F">
      <w:r>
        <w:t xml:space="preserve">In fact, most ROS software will crash easily due to memory allocation errors when </w:t>
      </w:r>
      <w:del w:id="1300" w:author="Ed" w:date="2013-04-02T09:58:00Z">
        <w:r w:rsidDel="00AC7E88">
          <w:delText xml:space="preserve">receiving </w:delText>
        </w:r>
      </w:del>
      <w:ins w:id="1301" w:author="Ed" w:date="2013-04-02T09:58:00Z">
        <w:r w:rsidR="00AC7E88">
          <w:t xml:space="preserve">sent </w:t>
        </w:r>
      </w:ins>
      <w:r>
        <w:t xml:space="preserve">a </w:t>
      </w:r>
      <w:del w:id="1302" w:author="Ed" w:date="2013-04-02T09:58:00Z">
        <w:r w:rsidDel="00AC7E88">
          <w:delText>memory allocation error</w:delText>
        </w:r>
      </w:del>
      <w:ins w:id="1303" w:author="Ed" w:date="2013-04-02T09:58:00Z">
        <w:r w:rsidR="00AC7E88">
          <w:t>malformed message</w:t>
        </w:r>
      </w:ins>
      <w:r>
        <w:t xml:space="preserve">. This behavior was observed in the </w:t>
      </w:r>
      <w:del w:id="1304" w:author="Ed" w:date="2013-04-01T15:09:00Z">
        <w:r w:rsidDel="002A42A1">
          <w:delText>inverse kinematic</w:delText>
        </w:r>
      </w:del>
      <w:ins w:id="1305" w:author="Ed" w:date="2013-04-01T15:09:00Z">
        <w:r w:rsidR="002A42A1">
          <w:t>inverse kinematics</w:t>
        </w:r>
      </w:ins>
      <w:r>
        <w:t xml:space="preserve">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itself,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t>
      </w:r>
    </w:p>
    <w:p w:rsidR="00021F0A" w:rsidRDefault="000C39CF" w:rsidP="00606590">
      <w:pPr>
        <w:pStyle w:val="Heading1"/>
        <w:pPrChange w:id="1306" w:author="Ed" w:date="2013-04-03T15:31:00Z">
          <w:pPr>
            <w:pStyle w:val="Heading1"/>
          </w:pPr>
        </w:pPrChange>
      </w:pPr>
      <w:bookmarkStart w:id="1307" w:name="_Toc352766771"/>
      <w:r>
        <w:lastRenderedPageBreak/>
        <w:t>Conclusions</w:t>
      </w:r>
      <w:r w:rsidR="00021F0A">
        <w:t xml:space="preserve"> and Future Work</w:t>
      </w:r>
      <w:bookmarkEnd w:id="1307"/>
    </w:p>
    <w:p w:rsidR="000C39CF" w:rsidRDefault="000C39CF" w:rsidP="00606590">
      <w:pPr>
        <w:pStyle w:val="Heading2"/>
        <w:pPrChange w:id="1308" w:author="Ed" w:date="2013-04-03T15:31:00Z">
          <w:pPr>
            <w:pStyle w:val="Heading2"/>
          </w:pPr>
        </w:pPrChange>
      </w:pPr>
      <w:bookmarkStart w:id="1309" w:name="_Toc351997928"/>
      <w:bookmarkStart w:id="1310" w:name="_Toc352766772"/>
      <w:r>
        <w:t>Conclusions on ROS and Open Source Software</w:t>
      </w:r>
      <w:bookmarkEnd w:id="1309"/>
      <w:bookmarkEnd w:id="1310"/>
    </w:p>
    <w:p w:rsidR="000C39CF" w:rsidRDefault="000C39CF" w:rsidP="000C39CF">
      <w:r>
        <w:t>Although solving problems with open source software ended up taking up the majority of the time on this project, the ROS core enabled rapid development of the basic systems of the robot. In addition, ROS tools such as Rviz, rxconsole, and roslaunch enabled easy management and troubleshooting of the system. Independent development of similar GUI tools would have been a massive undertaking, beyond the scope of this project. Given the experiences described in this section, the best approach to open source software and ROS is</w:t>
      </w:r>
      <w:ins w:id="1311" w:author="Ed" w:date="2013-04-02T09:59:00Z">
        <w:r w:rsidR="00AC7E88">
          <w:t xml:space="preserve"> to</w:t>
        </w:r>
      </w:ins>
      <w:r>
        <w:t xml:space="preserve"> carefully choose which software packages to use and which to develop from scratch. If a mature, well-tested package exists for a specific task, it should be used. The ROS core, for instance, is well-tested and reliable, and it fulfills a specific purpose, i.e. management of a multiprocess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w:t>
      </w:r>
      <w:ins w:id="1312" w:author="Ed" w:date="2013-04-02T09:59:00Z">
        <w:r w:rsidR="00AC7E88">
          <w:t xml:space="preserve"> initially</w:t>
        </w:r>
      </w:ins>
      <w:r>
        <w:t xml:space="preserve"> cause concern, several bugs were encountered with the arm navigation code, as described above. Most of ROS is similarly a work in progress, and should be treated as such, even the components that have been “released.” Nothing outside of the ROS core should be considered safe for production use without rigorous independent testing.</w:t>
      </w:r>
    </w:p>
    <w:p w:rsidR="000C39CF" w:rsidRPr="000C39CF" w:rsidRDefault="000C39CF" w:rsidP="00606590">
      <w:pPr>
        <w:pStyle w:val="Heading2"/>
        <w:pPrChange w:id="1313" w:author="Ed" w:date="2013-04-03T15:31:00Z">
          <w:pPr>
            <w:pStyle w:val="Heading2"/>
          </w:pPr>
        </w:pPrChange>
      </w:pPr>
      <w:bookmarkStart w:id="1314" w:name="_Toc352766773"/>
      <w:r>
        <w:t>Future Work</w:t>
      </w:r>
      <w:bookmarkEnd w:id="1314"/>
    </w:p>
    <w:p w:rsidR="00DA4DD7" w:rsidRDefault="00DA4DD7" w:rsidP="00DA4DD7">
      <w:r>
        <w:lastRenderedPageBreak/>
        <w:t>This platform is nominally functional, but there is a lot of room for future work.</w:t>
      </w:r>
    </w:p>
    <w:p w:rsidR="00750253" w:rsidRDefault="00DA4DD7" w:rsidP="00DA4DD7">
      <w:r>
        <w:t xml:space="preserve">As described above, the mobile base </w:t>
      </w:r>
      <w:r w:rsidR="00750253">
        <w:t xml:space="preserve">is not capable of precision navigation. There are </w:t>
      </w:r>
      <w:del w:id="1315" w:author="Ed" w:date="2013-04-02T10:04:00Z">
        <w:r w:rsidR="00750253" w:rsidDel="00AC7E88">
          <w:delText xml:space="preserve">several </w:delText>
        </w:r>
      </w:del>
      <w:ins w:id="1316" w:author="Ed" w:date="2013-04-02T10:04:00Z">
        <w:r w:rsidR="00AC7E88">
          <w:t xml:space="preserve">a few </w:t>
        </w:r>
      </w:ins>
      <w:r w:rsidR="00750253">
        <w:t>ways to approach this problem.</w:t>
      </w:r>
      <w:ins w:id="1317" w:author="Ed" w:date="2013-04-02T10:00:00Z">
        <w:r w:rsidR="00AC7E88">
          <w:t xml:space="preserve"> It may be possible to retune the existing PID controllers for more precise speed control. It would also be beneficial </w:t>
        </w:r>
      </w:ins>
      <w:ins w:id="1318" w:author="Ed" w:date="2013-04-02T10:01:00Z">
        <w:r w:rsidR="00AC7E88">
          <w:t xml:space="preserve">to replace the PID controllers with a different control system architecture, or at least </w:t>
        </w:r>
      </w:ins>
      <w:ins w:id="1319" w:author="Ed" w:date="2013-04-02T10:02:00Z">
        <w:r w:rsidR="00AC7E88">
          <w:t xml:space="preserve">PID controllers with </w:t>
        </w:r>
      </w:ins>
      <w:ins w:id="1320" w:author="Ed" w:date="2013-04-02T10:04:00Z">
        <w:r w:rsidR="00AC7E88">
          <w:t xml:space="preserve">feedforward. The cRIO currently used for the drive base control is expensive, </w:t>
        </w:r>
      </w:ins>
      <w:ins w:id="1321" w:author="Ed" w:date="2013-04-02T10:05:00Z">
        <w:r w:rsidR="00AC7E88">
          <w:t xml:space="preserve">cumbersome to program, and overpowered for the processing it performs. It would be useful to explore possible replacements for the cRIO, perhaps also offloading some </w:t>
        </w:r>
        <w:r w:rsidR="007B43CD">
          <w:t xml:space="preserve">of the processing duties </w:t>
        </w:r>
      </w:ins>
      <w:ins w:id="1322" w:author="Ed" w:date="2013-04-02T10:09:00Z">
        <w:r w:rsidR="007B43CD">
          <w:t>onto more advanced motor controllers capable of internal PID control.</w:t>
        </w:r>
      </w:ins>
      <w:del w:id="1323" w:author="Ed" w:date="2013-04-02T10:00:00Z">
        <w:r w:rsidR="00750253" w:rsidDel="00AC7E88">
          <w:delText xml:space="preserve"> </w:delText>
        </w:r>
      </w:del>
      <w:del w:id="1324" w:author="Ed" w:date="2013-04-02T10:09:00Z">
        <w:r w:rsidR="00750253" w:rsidDel="007B43CD">
          <w:delText>As noted above, the PID controllers currently used to control the speed of the drive wheels are not optimally tuned for this robot. Retuning these PID controllers or replacing them with a different kind of controller would allow for better low speed control. Currently, the robot is not capable of rotating in place at speeds below 0.3 radians/second, which makes it difficult for the robot to accurately spin in place without overshooting.</w:delText>
        </w:r>
      </w:del>
    </w:p>
    <w:p w:rsidR="00DA4DD7" w:rsidRDefault="00DF415F" w:rsidP="00DF415F">
      <w:r>
        <w:t>Although the problems with the low-level controllers on the robot are the main obstacle to more precise navigation, the higher level planners could also be improved. The local planner was originally designed for a holonomic drive base, and the global planner makes the assumption that the robot is approximately circular. This robot, which is effectively a long moment arm, violates the circular robot assumption. It would be useful to start examining other planning methods, perhaps building upon Eric Perko's work on precision navigation</w:t>
      </w:r>
      <w:r w:rsidR="00DA4DD7">
        <w:t>. Since most industrial environments are somewhat structured, it may be possible to use this structure to simplify the planning problem.</w:t>
      </w:r>
    </w:p>
    <w:p w:rsidR="00DA4DD7" w:rsidRDefault="00DA4DD7" w:rsidP="00DA4DD7">
      <w:r>
        <w:t>Additional future work involves improving the onboard sensor suite. Adding rear-facing sensors such as a second Kinect or a second LIDAR would allow the robot to safely back up, which it currently cannot do. A rear-facing LIDAR might also solve the problems that prevented the use of SLAM for absolute localization. In addition, it would further the affordability goal of the project to replace the current LIDAR with a cheaper model, but a cheaper laser ranging sensor may not be robust or accurate enough for this task.</w:t>
      </w:r>
    </w:p>
    <w:p w:rsidR="00DA4DD7" w:rsidRDefault="00DA4DD7" w:rsidP="00DA4DD7">
      <w:r>
        <w:lastRenderedPageBreak/>
        <w:t xml:space="preserve">One of the problems with the Kinect is that it is a low-resolution (VGA) camera. One of the key future goals of this project is to be able to identify manipulable objects from bar codes or QR codes on the objects themselves. Unfortunately, this is not possible using a Kinect. In order to do this, a higher resolution camera on the robot's manipulator </w:t>
      </w:r>
      <w:r w:rsidR="00817427">
        <w:t>could</w:t>
      </w:r>
      <w:r>
        <w:t xml:space="preserve"> be used to examine objects to be picked up. Adding </w:t>
      </w:r>
      <w:r w:rsidR="00817427">
        <w:t>such a</w:t>
      </w:r>
      <w:r>
        <w:t xml:space="preserve"> camera </w:t>
      </w:r>
      <w:r w:rsidR="00817427">
        <w:t>would</w:t>
      </w:r>
      <w:r>
        <w:t xml:space="preserve"> open many avenues for research and software development; the robot will have to identify objects to examine and determine how to position the manipulator to examine the objects with its high resolution camera.</w:t>
      </w:r>
    </w:p>
    <w:p w:rsidR="00DA4DD7" w:rsidRDefault="00817427" w:rsidP="00DA4DD7">
      <w:r>
        <w:t>The two-position parallel plate gripper</w:t>
      </w:r>
      <w:del w:id="1325" w:author="Ed" w:date="2013-04-02T10:11:00Z">
        <w:r w:rsidDel="009E09EB">
          <w:delText>s</w:delText>
        </w:r>
      </w:del>
      <w:r>
        <w:t xml:space="preserve"> used for this project was </w:t>
      </w:r>
      <w:r w:rsidR="00DA4DD7">
        <w:t xml:space="preserve">simple and readily available, but it limits the robot to being able to manipulate boxes in a limited range of sizes. Replacing the gripper with a more </w:t>
      </w:r>
      <w:r w:rsidR="00F422CA">
        <w:t>dexterous</w:t>
      </w:r>
      <w:r w:rsidR="00DA4DD7">
        <w:t xml:space="preserve"> hand would allow the robot to pick up a wider variety of objects and to grasp objects more securely.</w:t>
      </w:r>
    </w:p>
    <w:p w:rsidR="00F422CA" w:rsidRDefault="008E25F2" w:rsidP="00DA4DD7">
      <w:r>
        <w:t>A major undertaking would be to do a full stability analysis of all ROS software used on this robot. Over the course of the project, several problems were identified with ROS stability, a few of which are described above.</w:t>
      </w:r>
      <w:r w:rsidR="00121178">
        <w:t xml:space="preserve"> For ROS software to be a viable option in an industrial environment, it must be meticulously tested and shown to be robust, secure, and safe. Currently, most software outside of the ROS core does not meet these requirements. Testing more ROS packages </w:t>
      </w:r>
      <w:r w:rsidR="000476E8">
        <w:t>and improving their stability would be a boon to the open source robotics community and to the industrial robotics industry.</w:t>
      </w:r>
    </w:p>
    <w:p w:rsidR="00DA4DD7" w:rsidRDefault="0088127F" w:rsidP="00DA4DD7">
      <w:r>
        <w:t>B</w:t>
      </w:r>
      <w:r w:rsidR="00DA4DD7">
        <w:t xml:space="preserve">efore the robot can safely operate alongside humans, the </w:t>
      </w:r>
      <w:r w:rsidR="00750253">
        <w:t>safety</w:t>
      </w:r>
      <w:r w:rsidR="00DA4DD7">
        <w:t xml:space="preserve"> features, both hardware and software, must be improved. </w:t>
      </w:r>
      <w:r w:rsidR="000476E8">
        <w:t xml:space="preserve">As described above, the current emergency stop system is incomplete and relies on a tethered emergency stop button. The tether is inconvenient for testing and would be impossible to use in industry. The second </w:t>
      </w:r>
      <w:r w:rsidR="008B75AF">
        <w:t xml:space="preserve">iteration of the </w:t>
      </w:r>
      <w:r w:rsidR="008B75AF">
        <w:lastRenderedPageBreak/>
        <w:t xml:space="preserve">emergency stop, as described above, solves this problem and also adds several safety features, also described above. </w:t>
      </w:r>
      <w:r w:rsidR="00DA4DD7">
        <w:t xml:space="preserve">In addition to this hardware stop, </w:t>
      </w:r>
      <w:r w:rsidR="008B75AF">
        <w:t>the robot requires the reflexive stopping abilities described above</w:t>
      </w:r>
      <w:r w:rsidR="00DA4DD7">
        <w:t xml:space="preserve">. </w:t>
      </w:r>
      <w:r w:rsidR="008B75AF">
        <w:t>These safety features will be a necessary prerequisite for the robot to be usable in an industrial setting</w:t>
      </w:r>
      <w:r w:rsidR="00DA4DD7">
        <w:t>.</w:t>
      </w:r>
    </w:p>
    <w:p w:rsidR="00021F0A" w:rsidRPr="000C39CF" w:rsidRDefault="000C39CF" w:rsidP="00606590">
      <w:pPr>
        <w:pStyle w:val="Heading2"/>
        <w:pPrChange w:id="1326" w:author="Ed" w:date="2013-04-03T15:31:00Z">
          <w:pPr>
            <w:pStyle w:val="Heading2"/>
          </w:pPr>
        </w:pPrChange>
      </w:pPr>
      <w:bookmarkStart w:id="1327" w:name="_Toc351997929"/>
      <w:bookmarkStart w:id="1328" w:name="_Toc352766774"/>
      <w:r w:rsidRPr="000C39CF">
        <w:t xml:space="preserve">Applications </w:t>
      </w:r>
      <w:bookmarkEnd w:id="1327"/>
      <w:r w:rsidRPr="000C39CF">
        <w:t>of this Robot</w:t>
      </w:r>
      <w:bookmarkEnd w:id="1328"/>
    </w:p>
    <w:p w:rsidR="000C39CF" w:rsidRDefault="000C39CF" w:rsidP="00CA427F">
      <w:r>
        <w:t xml:space="preserve">This robot was </w:t>
      </w:r>
      <w:r w:rsidR="00156DEB">
        <w:t>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t>
      </w:r>
    </w:p>
    <w:p w:rsidR="00156DEB" w:rsidRDefault="00156DEB" w:rsidP="00CA427F">
      <w:r>
        <w:t>This robot, with upgrades to its end effector,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w:t>
      </w:r>
      <w:ins w:id="1329" w:author="Ed" w:date="2013-04-02T10:11:00Z">
        <w:r w:rsidR="009E09EB">
          <w:t xml:space="preserve"> or in space</w:t>
        </w:r>
      </w:ins>
      <w:r>
        <w:t>.</w:t>
      </w:r>
    </w:p>
    <w:p w:rsidR="00156DEB" w:rsidRDefault="00156DEB" w:rsidP="00606590">
      <w:pPr>
        <w:pStyle w:val="Heading2"/>
        <w:pPrChange w:id="1330" w:author="Ed" w:date="2013-04-03T15:31:00Z">
          <w:pPr>
            <w:pStyle w:val="Heading2"/>
          </w:pPr>
        </w:pPrChange>
      </w:pPr>
      <w:bookmarkStart w:id="1331" w:name="_Toc351997930"/>
      <w:bookmarkStart w:id="1332" w:name="_Toc352766775"/>
      <w:r>
        <w:t>Conclusion</w:t>
      </w:r>
      <w:bookmarkEnd w:id="1331"/>
      <w:bookmarkEnd w:id="1332"/>
    </w:p>
    <w:p w:rsidR="00156DEB" w:rsidRPr="000C39CF" w:rsidRDefault="001B6819" w:rsidP="00CA427F">
      <w:r>
        <w:t xml:space="preserve">This thesis describes a mobile industrial manipulator designed and built from commercially available parts at minimal cost. Open source software was used to facilitate rapid implementation of advanced perception and motion planning </w:t>
      </w:r>
      <w:r w:rsidR="00B326C5">
        <w:t>capabilities</w:t>
      </w:r>
      <w:r>
        <w:t xml:space="preserve">. </w:t>
      </w:r>
      <w:r w:rsidR="00B326C5">
        <w:t xml:space="preserve">The capabilities of the off the shelf hardware and open source software were tested with a simple validation task, and recommendations were made for future work. </w:t>
      </w:r>
      <w:r>
        <w:t xml:space="preserve">Although this </w:t>
      </w:r>
      <w:r w:rsidR="00B326C5">
        <w:lastRenderedPageBreak/>
        <w:t>platform was designed specifically for kitting operations, other applications of the robot were discussed.</w:t>
      </w:r>
    </w:p>
    <w:p w:rsidR="00697DB7" w:rsidRPr="00697DB7" w:rsidRDefault="00697DB7" w:rsidP="00606590">
      <w:pPr>
        <w:pStyle w:val="Heading1"/>
        <w:pPrChange w:id="1333" w:author="Ed" w:date="2013-04-03T15:31:00Z">
          <w:pPr>
            <w:pStyle w:val="Heading1"/>
          </w:pPr>
        </w:pPrChange>
      </w:pPr>
      <w:bookmarkStart w:id="1334" w:name="_Toc351997931"/>
      <w:bookmarkStart w:id="1335" w:name="_Toc352766776"/>
      <w:r>
        <w:lastRenderedPageBreak/>
        <w:t>Bibliography</w:t>
      </w:r>
      <w:bookmarkEnd w:id="1334"/>
      <w:bookmarkEnd w:id="1335"/>
    </w:p>
    <w:p w:rsidR="00B97924" w:rsidRPr="00FC6366" w:rsidRDefault="0087344B" w:rsidP="00606590">
      <w:pPr>
        <w:rPr>
          <w:ins w:id="1336" w:author="Ed" w:date="2013-04-02T10:19:00Z"/>
        </w:rPr>
        <w:pPrChange w:id="1337" w:author="Ed" w:date="2013-04-03T15:33:00Z">
          <w:pPr>
            <w:widowControl w:val="0"/>
            <w:autoSpaceDE w:val="0"/>
            <w:autoSpaceDN w:val="0"/>
            <w:adjustRightInd w:val="0"/>
            <w:spacing w:after="0" w:line="240" w:lineRule="auto"/>
          </w:pPr>
        </w:pPrChange>
      </w:pPr>
      <w:r>
        <w:rPr>
          <w:rFonts w:ascii="Calibri" w:hAnsi="Calibri"/>
          <w:sz w:val="22"/>
        </w:rPr>
        <w:fldChar w:fldCharType="begin"/>
      </w:r>
      <w:ins w:id="1338" w:author="Ed" w:date="2013-04-02T10:19:00Z">
        <w:r w:rsidR="00B97924">
          <w:instrText xml:space="preserve"> ADDIN ZOTERO_BIBL {"custom":[]} CSL_BIBLIOGRAPHY </w:instrText>
        </w:r>
      </w:ins>
      <w:del w:id="1339" w:author="Ed" w:date="2013-04-02T10:19:00Z">
        <w:r w:rsidR="00697DB7" w:rsidDel="00B97924">
          <w:delInstrText xml:space="preserve"> ADDIN ZOTERO_BIBL {"custom":[]} CSL_BIBLIOGRAPHY </w:delInstrText>
        </w:r>
      </w:del>
      <w:r>
        <w:rPr>
          <w:rFonts w:ascii="Calibri" w:hAnsi="Calibri"/>
          <w:sz w:val="22"/>
        </w:rPr>
        <w:fldChar w:fldCharType="separate"/>
      </w:r>
      <w:ins w:id="1340" w:author="Ed" w:date="2013-04-02T10:19:00Z">
        <w:r w:rsidR="00B97924" w:rsidRPr="00B97924">
          <w:t>[1]</w:t>
        </w:r>
        <w:r w:rsidR="00B97924" w:rsidRPr="00B97924">
          <w:tab/>
          <w:t xml:space="preserve">H. M. Barbera, J. P. C. Quinonero, M. A. Z. Izquierdo, and A. G. Skarmeta, “i-Fork: a flexible AGV system using topological and grid maps,” in </w:t>
        </w:r>
        <w:r w:rsidR="00B97924" w:rsidRPr="002D6416">
          <w:rPr>
            <w:i/>
            <w:iCs/>
          </w:rPr>
          <w:t>IEEE International Conference on Robotics and Automation (ICRA)</w:t>
        </w:r>
        <w:r w:rsidR="00B97924" w:rsidRPr="00FC6366">
          <w:t>, 2003, vol. 2, pp. 2147–2152 vol.2.</w:t>
        </w:r>
      </w:ins>
    </w:p>
    <w:p w:rsidR="00B97924" w:rsidRPr="00114619" w:rsidRDefault="00B97924" w:rsidP="00606590">
      <w:pPr>
        <w:rPr>
          <w:ins w:id="1341" w:author="Ed" w:date="2013-04-02T10:19:00Z"/>
        </w:rPr>
        <w:pPrChange w:id="1342" w:author="Ed" w:date="2013-04-03T15:33:00Z">
          <w:pPr>
            <w:widowControl w:val="0"/>
            <w:autoSpaceDE w:val="0"/>
            <w:autoSpaceDN w:val="0"/>
            <w:adjustRightInd w:val="0"/>
            <w:spacing w:after="0" w:line="240" w:lineRule="auto"/>
          </w:pPr>
        </w:pPrChange>
      </w:pPr>
      <w:ins w:id="1343" w:author="Ed" w:date="2013-04-02T10:19:00Z">
        <w:r w:rsidRPr="00FC6366">
          <w:t>[2]</w:t>
        </w:r>
        <w:r w:rsidRPr="00FC6366">
          <w:tab/>
          <w:t xml:space="preserve">K. C. T. Vivaldini, J. P. M. Galdames, T. S. Bueno, R. C. Araújo, R. M. Sobral, M. Becker, and G. A. P. Caurin, “Robotic forklifts for intelligent warehouses: Routing, path planning, and auto-localization,” in </w:t>
        </w:r>
        <w:r w:rsidRPr="00FC6366">
          <w:rPr>
            <w:i/>
            <w:iCs/>
          </w:rPr>
          <w:t>2010 IEEE International Conference on Industrial Technology (ICIT)</w:t>
        </w:r>
        <w:r w:rsidRPr="00114619">
          <w:t>, 2010, pp. 1463–1468.</w:t>
        </w:r>
      </w:ins>
    </w:p>
    <w:p w:rsidR="00B97924" w:rsidRPr="00114619" w:rsidRDefault="00B97924" w:rsidP="00606590">
      <w:pPr>
        <w:rPr>
          <w:ins w:id="1344" w:author="Ed" w:date="2013-04-02T10:19:00Z"/>
        </w:rPr>
        <w:pPrChange w:id="1345" w:author="Ed" w:date="2013-04-03T15:33:00Z">
          <w:pPr>
            <w:widowControl w:val="0"/>
            <w:autoSpaceDE w:val="0"/>
            <w:autoSpaceDN w:val="0"/>
            <w:adjustRightInd w:val="0"/>
            <w:spacing w:after="0" w:line="240" w:lineRule="auto"/>
          </w:pPr>
        </w:pPrChange>
      </w:pPr>
      <w:ins w:id="1346" w:author="Ed" w:date="2013-04-02T10:19:00Z">
        <w:r w:rsidRPr="00114619">
          <w:t>[3]</w:t>
        </w:r>
        <w:r w:rsidRPr="00114619">
          <w:tab/>
          <w:t xml:space="preserve">G. Garibotto, S. Masciangelo, P. Bassino, C. Coelho, A. Pavan, and M. Marson, “Industrial exploitation of computer vision in logistic automation: autonomous control of an intelligent forklift truck,” in </w:t>
        </w:r>
        <w:r w:rsidRPr="00114619">
          <w:rPr>
            <w:i/>
            <w:iCs/>
          </w:rPr>
          <w:t>1998 IEEE International Conference on Robotics and Automation</w:t>
        </w:r>
        <w:r w:rsidRPr="00114619">
          <w:t>, 1998, vol. 2, pp. 1459–1464 vol.2.</w:t>
        </w:r>
      </w:ins>
    </w:p>
    <w:p w:rsidR="00B97924" w:rsidRPr="008E6F27" w:rsidRDefault="00B97924" w:rsidP="00606590">
      <w:pPr>
        <w:rPr>
          <w:ins w:id="1347" w:author="Ed" w:date="2013-04-02T10:19:00Z"/>
        </w:rPr>
        <w:pPrChange w:id="1348" w:author="Ed" w:date="2013-04-03T15:33:00Z">
          <w:pPr>
            <w:widowControl w:val="0"/>
            <w:autoSpaceDE w:val="0"/>
            <w:autoSpaceDN w:val="0"/>
            <w:adjustRightInd w:val="0"/>
            <w:spacing w:after="0" w:line="240" w:lineRule="auto"/>
          </w:pPr>
        </w:pPrChange>
      </w:pPr>
      <w:ins w:id="1349" w:author="Ed" w:date="2013-04-02T10:19:00Z">
        <w:r w:rsidRPr="00114619">
          <w:t>[4]</w:t>
        </w:r>
        <w:r w:rsidRPr="00114619">
          <w:tab/>
          <w:t>“Kiva vs. Automated Guided Vehicles.” [Online]. Available: http://www.kivasystems.com/solutions/kiva-vs-traditional/solutionskiva-vs-traditionalkiva-vs-agvs/. [</w:t>
        </w:r>
        <w:r w:rsidRPr="008E6F27">
          <w:t>Accessed: 22-Mar-2013].</w:t>
        </w:r>
      </w:ins>
    </w:p>
    <w:p w:rsidR="00B97924" w:rsidRPr="008E6F27" w:rsidRDefault="00B97924" w:rsidP="00606590">
      <w:pPr>
        <w:rPr>
          <w:ins w:id="1350" w:author="Ed" w:date="2013-04-02T10:19:00Z"/>
        </w:rPr>
        <w:pPrChange w:id="1351" w:author="Ed" w:date="2013-04-03T15:33:00Z">
          <w:pPr>
            <w:widowControl w:val="0"/>
            <w:autoSpaceDE w:val="0"/>
            <w:autoSpaceDN w:val="0"/>
            <w:adjustRightInd w:val="0"/>
            <w:spacing w:after="0" w:line="240" w:lineRule="auto"/>
          </w:pPr>
        </w:pPrChange>
      </w:pPr>
      <w:ins w:id="1352" w:author="Ed" w:date="2013-04-02T10:19:00Z">
        <w:r w:rsidRPr="008E6F27">
          <w:t>[5]</w:t>
        </w:r>
        <w:r w:rsidRPr="008E6F27">
          <w:tab/>
          <w:t xml:space="preserve">R. D’Andrea and P. Wurman, “Future challenges of coordinating hundreds of autonomous vehicles in distribution facilities,” in </w:t>
        </w:r>
        <w:r w:rsidRPr="008E6F27">
          <w:rPr>
            <w:i/>
            <w:iCs/>
          </w:rPr>
          <w:t>IEEE International Conference on Technologies for Practical Robot Applications (TePRA)</w:t>
        </w:r>
        <w:r w:rsidRPr="008E6F27">
          <w:t>, Nov., pp. 80–83.</w:t>
        </w:r>
      </w:ins>
    </w:p>
    <w:p w:rsidR="00B97924" w:rsidRPr="008E6F27" w:rsidRDefault="00B97924" w:rsidP="00606590">
      <w:pPr>
        <w:rPr>
          <w:ins w:id="1353" w:author="Ed" w:date="2013-04-02T10:19:00Z"/>
        </w:rPr>
        <w:pPrChange w:id="1354" w:author="Ed" w:date="2013-04-03T15:33:00Z">
          <w:pPr>
            <w:widowControl w:val="0"/>
            <w:autoSpaceDE w:val="0"/>
            <w:autoSpaceDN w:val="0"/>
            <w:adjustRightInd w:val="0"/>
            <w:spacing w:after="0" w:line="240" w:lineRule="auto"/>
          </w:pPr>
        </w:pPrChange>
      </w:pPr>
      <w:ins w:id="1355" w:author="Ed" w:date="2013-04-02T10:19:00Z">
        <w:r w:rsidRPr="008E6F27">
          <w:t>[6]</w:t>
        </w:r>
        <w:r w:rsidRPr="008E6F27">
          <w:tab/>
          <w:t xml:space="preserve">R. Bischoff, U. Huggenberger, and E. Prassler, “KUKA youBot - a mobile manipulator for research and education,” in </w:t>
        </w:r>
        <w:r w:rsidRPr="008E6F27">
          <w:rPr>
            <w:i/>
            <w:iCs/>
          </w:rPr>
          <w:t>2011 IEEE International Conference on Robotics and Automation (ICRA)</w:t>
        </w:r>
        <w:r w:rsidRPr="008E6F27">
          <w:t>, May, pp. 1–4.</w:t>
        </w:r>
      </w:ins>
    </w:p>
    <w:p w:rsidR="00B97924" w:rsidRPr="008E6F27" w:rsidRDefault="00B97924" w:rsidP="00606590">
      <w:pPr>
        <w:rPr>
          <w:ins w:id="1356" w:author="Ed" w:date="2013-04-02T10:19:00Z"/>
        </w:rPr>
        <w:pPrChange w:id="1357" w:author="Ed" w:date="2013-04-03T15:33:00Z">
          <w:pPr>
            <w:widowControl w:val="0"/>
            <w:autoSpaceDE w:val="0"/>
            <w:autoSpaceDN w:val="0"/>
            <w:adjustRightInd w:val="0"/>
            <w:spacing w:after="0" w:line="240" w:lineRule="auto"/>
          </w:pPr>
        </w:pPrChange>
      </w:pPr>
      <w:ins w:id="1358" w:author="Ed" w:date="2013-04-02T10:19:00Z">
        <w:r w:rsidRPr="008E6F27">
          <w:lastRenderedPageBreak/>
          <w:t>[7]</w:t>
        </w:r>
        <w:r w:rsidRPr="008E6F27">
          <w:tab/>
          <w:t xml:space="preserve">C. Cosma, M. Confente, M. Governo, and P. Fiorini, “An autonomous robot for indoor light logistics,” in </w:t>
        </w:r>
        <w:r w:rsidRPr="008E6F27">
          <w:rPr>
            <w:i/>
            <w:iCs/>
          </w:rPr>
          <w:t>2004 IEEE/RSJ International Conference on Intelligent Robots and Systems, 2004. (IROS 2004). Proceedings</w:t>
        </w:r>
        <w:r w:rsidRPr="008E6F27">
          <w:t>, Sept.-2 Oct., vol. 3, pp. 3003–3008 vol.3.</w:t>
        </w:r>
      </w:ins>
    </w:p>
    <w:p w:rsidR="00B97924" w:rsidRPr="008E6F27" w:rsidRDefault="00B97924" w:rsidP="00606590">
      <w:pPr>
        <w:rPr>
          <w:ins w:id="1359" w:author="Ed" w:date="2013-04-02T10:19:00Z"/>
        </w:rPr>
        <w:pPrChange w:id="1360" w:author="Ed" w:date="2013-04-03T15:33:00Z">
          <w:pPr>
            <w:widowControl w:val="0"/>
            <w:autoSpaceDE w:val="0"/>
            <w:autoSpaceDN w:val="0"/>
            <w:adjustRightInd w:val="0"/>
            <w:spacing w:after="0" w:line="240" w:lineRule="auto"/>
          </w:pPr>
        </w:pPrChange>
      </w:pPr>
      <w:ins w:id="1361" w:author="Ed" w:date="2013-04-02T10:19:00Z">
        <w:r w:rsidRPr="008E6F27">
          <w:t>[8]</w:t>
        </w:r>
        <w:r w:rsidRPr="008E6F27">
          <w:tab/>
          <w:t xml:space="preserve">A. Hermann, Z. Xue, S. W. Ruhl, and R. Dillmann, “Hardware and software architecture of a bimanual mobile manipulator for industrial application,” in </w:t>
        </w:r>
        <w:r w:rsidRPr="008E6F27">
          <w:rPr>
            <w:i/>
            <w:iCs/>
          </w:rPr>
          <w:t>2011 IEEE International Conference on Robotics and Biomimetics (ROBIO)</w:t>
        </w:r>
        <w:r w:rsidRPr="008E6F27">
          <w:t>, Dec., pp. 2282–2288.</w:t>
        </w:r>
      </w:ins>
    </w:p>
    <w:p w:rsidR="00B97924" w:rsidRPr="008E6F27" w:rsidRDefault="00B97924" w:rsidP="00606590">
      <w:pPr>
        <w:rPr>
          <w:ins w:id="1362" w:author="Ed" w:date="2013-04-02T10:19:00Z"/>
        </w:rPr>
        <w:pPrChange w:id="1363" w:author="Ed" w:date="2013-04-03T15:33:00Z">
          <w:pPr>
            <w:widowControl w:val="0"/>
            <w:autoSpaceDE w:val="0"/>
            <w:autoSpaceDN w:val="0"/>
            <w:adjustRightInd w:val="0"/>
            <w:spacing w:after="0" w:line="240" w:lineRule="auto"/>
          </w:pPr>
        </w:pPrChange>
      </w:pPr>
      <w:ins w:id="1364" w:author="Ed" w:date="2013-04-02T10:19:00Z">
        <w:r w:rsidRPr="008E6F27">
          <w:t>[9]</w:t>
        </w:r>
        <w:r w:rsidRPr="008E6F27">
          <w:tab/>
          <w:t>Samlex America, “DC-DC Step Down Converters Model SDC-15.” Samlex America.</w:t>
        </w:r>
      </w:ins>
    </w:p>
    <w:p w:rsidR="00B97924" w:rsidRPr="008E6F27" w:rsidRDefault="00B97924" w:rsidP="00606590">
      <w:pPr>
        <w:rPr>
          <w:ins w:id="1365" w:author="Ed" w:date="2013-04-02T10:19:00Z"/>
        </w:rPr>
        <w:pPrChange w:id="1366" w:author="Ed" w:date="2013-04-03T15:33:00Z">
          <w:pPr>
            <w:widowControl w:val="0"/>
            <w:autoSpaceDE w:val="0"/>
            <w:autoSpaceDN w:val="0"/>
            <w:adjustRightInd w:val="0"/>
            <w:spacing w:after="0" w:line="240" w:lineRule="auto"/>
          </w:pPr>
        </w:pPrChange>
      </w:pPr>
      <w:ins w:id="1367" w:author="Ed" w:date="2013-04-02T10:19:00Z">
        <w:r w:rsidRPr="008E6F27">
          <w:t>[10]</w:t>
        </w:r>
        <w:r w:rsidRPr="008E6F27">
          <w:tab/>
          <w:t>Eric Perko, “Precision Navigation for Indoor Mobile Robots,” Masters, Case Western Reserve University, Cleveland, OH, 2013.</w:t>
        </w:r>
      </w:ins>
    </w:p>
    <w:p w:rsidR="00B97924" w:rsidRPr="008E6F27" w:rsidRDefault="00B97924" w:rsidP="00606590">
      <w:pPr>
        <w:rPr>
          <w:ins w:id="1368" w:author="Ed" w:date="2013-04-02T10:19:00Z"/>
        </w:rPr>
        <w:pPrChange w:id="1369" w:author="Ed" w:date="2013-04-03T15:33:00Z">
          <w:pPr>
            <w:widowControl w:val="0"/>
            <w:autoSpaceDE w:val="0"/>
            <w:autoSpaceDN w:val="0"/>
            <w:adjustRightInd w:val="0"/>
            <w:spacing w:after="0" w:line="240" w:lineRule="auto"/>
          </w:pPr>
        </w:pPrChange>
      </w:pPr>
      <w:ins w:id="1370" w:author="Ed" w:date="2013-04-02T10:19:00Z">
        <w:r w:rsidRPr="008E6F27">
          <w:t>[11]</w:t>
        </w:r>
        <w:r w:rsidRPr="008E6F27">
          <w:tab/>
          <w:t>“ROS/Concepts - ROS Wiki.” [Online]. Available: http://www.ros.org/wiki/ROS/Concepts. [Accessed: 22-Mar-2013].</w:t>
        </w:r>
      </w:ins>
    </w:p>
    <w:p w:rsidR="00B97924" w:rsidRPr="008E6F27" w:rsidRDefault="00B97924" w:rsidP="00606590">
      <w:pPr>
        <w:rPr>
          <w:ins w:id="1371" w:author="Ed" w:date="2013-04-02T10:19:00Z"/>
        </w:rPr>
        <w:pPrChange w:id="1372" w:author="Ed" w:date="2013-04-03T15:33:00Z">
          <w:pPr>
            <w:widowControl w:val="0"/>
            <w:autoSpaceDE w:val="0"/>
            <w:autoSpaceDN w:val="0"/>
            <w:adjustRightInd w:val="0"/>
            <w:spacing w:after="0" w:line="240" w:lineRule="auto"/>
          </w:pPr>
        </w:pPrChange>
      </w:pPr>
      <w:ins w:id="1373" w:author="Ed" w:date="2013-04-02T10:19:00Z">
        <w:r w:rsidRPr="008E6F27">
          <w:t>[12]</w:t>
        </w:r>
        <w:r w:rsidRPr="008E6F27">
          <w:tab/>
          <w:t>“actionlib - ROS Wiki.” [Online]. Available: http://www.ros.org/wiki/actionlib. [Accessed: 22-Mar-2013].</w:t>
        </w:r>
      </w:ins>
    </w:p>
    <w:p w:rsidR="00B97924" w:rsidRPr="008E6F27" w:rsidRDefault="00B97924" w:rsidP="00606590">
      <w:pPr>
        <w:rPr>
          <w:ins w:id="1374" w:author="Ed" w:date="2013-04-02T10:19:00Z"/>
        </w:rPr>
        <w:pPrChange w:id="1375" w:author="Ed" w:date="2013-04-03T15:33:00Z">
          <w:pPr>
            <w:widowControl w:val="0"/>
            <w:autoSpaceDE w:val="0"/>
            <w:autoSpaceDN w:val="0"/>
            <w:adjustRightInd w:val="0"/>
            <w:spacing w:after="0" w:line="240" w:lineRule="auto"/>
          </w:pPr>
        </w:pPrChange>
      </w:pPr>
      <w:ins w:id="1376" w:author="Ed" w:date="2013-04-02T10:19:00Z">
        <w:r w:rsidRPr="008E6F27">
          <w:t>[13]</w:t>
        </w:r>
        <w:r w:rsidRPr="008E6F27">
          <w:tab/>
          <w:t>C. Rockey, E. Perko, and Ben Ballard, “HARLIE,” IGVC, May 2010.</w:t>
        </w:r>
      </w:ins>
    </w:p>
    <w:p w:rsidR="00B97924" w:rsidRPr="008E6F27" w:rsidRDefault="00B97924" w:rsidP="00606590">
      <w:pPr>
        <w:rPr>
          <w:ins w:id="1377" w:author="Ed" w:date="2013-04-02T10:19:00Z"/>
        </w:rPr>
        <w:pPrChange w:id="1378" w:author="Ed" w:date="2013-04-03T15:33:00Z">
          <w:pPr>
            <w:widowControl w:val="0"/>
            <w:autoSpaceDE w:val="0"/>
            <w:autoSpaceDN w:val="0"/>
            <w:adjustRightInd w:val="0"/>
            <w:spacing w:after="0" w:line="240" w:lineRule="auto"/>
          </w:pPr>
        </w:pPrChange>
      </w:pPr>
      <w:ins w:id="1379" w:author="Ed" w:date="2013-04-02T10:19:00Z">
        <w:r w:rsidRPr="008E6F27">
          <w:t>[14]</w:t>
        </w:r>
        <w:r w:rsidRPr="008E6F27">
          <w:tab/>
          <w:t>Shaun Edwards and Chris Lewis, “ROS-Industrial – Applying the Robot Operating System (ROS) to Industrial Applications,” presented at the ICRA ECHORD Workshop, St. Paul, Minnesota, USA, 2012.</w:t>
        </w:r>
      </w:ins>
    </w:p>
    <w:p w:rsidR="00B97924" w:rsidRPr="008E6F27" w:rsidRDefault="00B97924" w:rsidP="00606590">
      <w:pPr>
        <w:rPr>
          <w:ins w:id="1380" w:author="Ed" w:date="2013-04-02T10:19:00Z"/>
        </w:rPr>
        <w:pPrChange w:id="1381" w:author="Ed" w:date="2013-04-03T15:33:00Z">
          <w:pPr>
            <w:widowControl w:val="0"/>
            <w:autoSpaceDE w:val="0"/>
            <w:autoSpaceDN w:val="0"/>
            <w:adjustRightInd w:val="0"/>
            <w:spacing w:after="0" w:line="240" w:lineRule="auto"/>
          </w:pPr>
        </w:pPrChange>
      </w:pPr>
      <w:ins w:id="1382" w:author="Ed" w:date="2013-04-02T10:19:00Z">
        <w:r w:rsidRPr="008E6F27">
          <w:t>[15]</w:t>
        </w:r>
        <w:r w:rsidRPr="008E6F27">
          <w:tab/>
          <w:t xml:space="preserve">E. Venator, Gregory Lee, and W. Newman, “Hardware and Software Architecture of ABBY: An Industrial Mobile Manipulator,” presented at the IEEE International </w:t>
        </w:r>
        <w:r w:rsidRPr="008E6F27">
          <w:lastRenderedPageBreak/>
          <w:t>Conference on Automation Science and Engineering (Submitted), Madison, WI, USA, 2013.</w:t>
        </w:r>
      </w:ins>
    </w:p>
    <w:p w:rsidR="00B97924" w:rsidRPr="008E6F27" w:rsidRDefault="00B97924" w:rsidP="00606590">
      <w:pPr>
        <w:rPr>
          <w:ins w:id="1383" w:author="Ed" w:date="2013-04-02T10:19:00Z"/>
        </w:rPr>
        <w:pPrChange w:id="1384" w:author="Ed" w:date="2013-04-03T15:33:00Z">
          <w:pPr>
            <w:widowControl w:val="0"/>
            <w:autoSpaceDE w:val="0"/>
            <w:autoSpaceDN w:val="0"/>
            <w:adjustRightInd w:val="0"/>
            <w:spacing w:after="0" w:line="240" w:lineRule="auto"/>
          </w:pPr>
        </w:pPrChange>
      </w:pPr>
      <w:ins w:id="1385" w:author="Ed" w:date="2013-04-02T10:19:00Z">
        <w:r w:rsidRPr="008E6F27">
          <w:t>[16]</w:t>
        </w:r>
        <w:r w:rsidRPr="008E6F27">
          <w:tab/>
          <w:t xml:space="preserve">E. Venator, “Rosserial Service ‘Failed to parse subscriber’ - ROS Answers,” </w:t>
        </w:r>
        <w:r w:rsidRPr="008E6F27">
          <w:rPr>
            <w:i/>
            <w:iCs/>
          </w:rPr>
          <w:t>ROS Answers</w:t>
        </w:r>
        <w:r w:rsidRPr="008E6F27">
          <w:t>. [Online]. Available: http://answers.ros.org/question/48548/rosserial-service-failed-to-parse-subscriber/. [Accessed: 22-Mar-2013].</w:t>
        </w:r>
      </w:ins>
    </w:p>
    <w:p w:rsidR="00B97924" w:rsidRPr="008E6F27" w:rsidRDefault="00B97924" w:rsidP="00606590">
      <w:pPr>
        <w:rPr>
          <w:ins w:id="1386" w:author="Ed" w:date="2013-04-02T10:19:00Z"/>
        </w:rPr>
        <w:pPrChange w:id="1387" w:author="Ed" w:date="2013-04-03T15:33:00Z">
          <w:pPr>
            <w:widowControl w:val="0"/>
            <w:autoSpaceDE w:val="0"/>
            <w:autoSpaceDN w:val="0"/>
            <w:adjustRightInd w:val="0"/>
            <w:spacing w:after="0" w:line="240" w:lineRule="auto"/>
          </w:pPr>
        </w:pPrChange>
      </w:pPr>
      <w:ins w:id="1388" w:author="Ed" w:date="2013-04-02T10:19:00Z">
        <w:r w:rsidRPr="008E6F27">
          <w:t>[17]</w:t>
        </w:r>
        <w:r w:rsidRPr="008E6F27">
          <w:tab/>
          <w:t xml:space="preserve">E. Venator, “rosserial,” </w:t>
        </w:r>
        <w:r w:rsidRPr="008E6F27">
          <w:rPr>
            <w:i/>
            <w:iCs/>
          </w:rPr>
          <w:t>GitHub</w:t>
        </w:r>
        <w:r w:rsidRPr="008E6F27">
          <w:t>. [Online]. Available: https://github.com/evenator/rosserial. [Accessed: 22-Mar-2013].</w:t>
        </w:r>
      </w:ins>
    </w:p>
    <w:p w:rsidR="00B97924" w:rsidRPr="008E6F27" w:rsidRDefault="00B97924" w:rsidP="00606590">
      <w:pPr>
        <w:rPr>
          <w:ins w:id="1389" w:author="Ed" w:date="2013-04-02T10:19:00Z"/>
        </w:rPr>
        <w:pPrChange w:id="1390" w:author="Ed" w:date="2013-04-03T15:33:00Z">
          <w:pPr>
            <w:widowControl w:val="0"/>
            <w:autoSpaceDE w:val="0"/>
            <w:autoSpaceDN w:val="0"/>
            <w:adjustRightInd w:val="0"/>
            <w:spacing w:after="0" w:line="240" w:lineRule="auto"/>
          </w:pPr>
        </w:pPrChange>
      </w:pPr>
      <w:ins w:id="1391" w:author="Ed" w:date="2013-04-02T10:19:00Z">
        <w:r w:rsidRPr="008E6F27">
          <w:t>[18]</w:t>
        </w:r>
        <w:r w:rsidRPr="008E6F27">
          <w:tab/>
          <w:t xml:space="preserve">S. Thrun, W. Burgard, and D. Fox, </w:t>
        </w:r>
        <w:r w:rsidRPr="008E6F27">
          <w:rPr>
            <w:i/>
            <w:iCs/>
          </w:rPr>
          <w:t>Probabilistic Robotics</w:t>
        </w:r>
        <w:r w:rsidRPr="008E6F27">
          <w:t>. The MIT Press, 2005.</w:t>
        </w:r>
      </w:ins>
    </w:p>
    <w:p w:rsidR="00B97924" w:rsidRPr="008E6F27" w:rsidRDefault="00B97924" w:rsidP="00606590">
      <w:pPr>
        <w:rPr>
          <w:ins w:id="1392" w:author="Ed" w:date="2013-04-02T10:19:00Z"/>
        </w:rPr>
        <w:pPrChange w:id="1393" w:author="Ed" w:date="2013-04-03T15:33:00Z">
          <w:pPr>
            <w:widowControl w:val="0"/>
            <w:autoSpaceDE w:val="0"/>
            <w:autoSpaceDN w:val="0"/>
            <w:adjustRightInd w:val="0"/>
            <w:spacing w:after="0" w:line="240" w:lineRule="auto"/>
          </w:pPr>
        </w:pPrChange>
      </w:pPr>
      <w:ins w:id="1394" w:author="Ed" w:date="2013-04-02T10:19:00Z">
        <w:r w:rsidRPr="008E6F27">
          <w:t>[19]</w:t>
        </w:r>
        <w:r w:rsidRPr="008E6F27">
          <w:tab/>
          <w:t>Tony Yanick, Chase Nemeth, Beom Koh, and Avinash Karamchandani, “ALEN,” IGVC, 2009.</w:t>
        </w:r>
      </w:ins>
    </w:p>
    <w:p w:rsidR="00B97924" w:rsidRPr="008E6F27" w:rsidRDefault="00B97924" w:rsidP="00606590">
      <w:pPr>
        <w:rPr>
          <w:ins w:id="1395" w:author="Ed" w:date="2013-04-02T10:19:00Z"/>
        </w:rPr>
        <w:pPrChange w:id="1396" w:author="Ed" w:date="2013-04-03T15:33:00Z">
          <w:pPr>
            <w:widowControl w:val="0"/>
            <w:autoSpaceDE w:val="0"/>
            <w:autoSpaceDN w:val="0"/>
            <w:adjustRightInd w:val="0"/>
            <w:spacing w:after="0" w:line="240" w:lineRule="auto"/>
          </w:pPr>
        </w:pPrChange>
      </w:pPr>
      <w:ins w:id="1397" w:author="Ed" w:date="2013-04-02T10:19:00Z">
        <w:r w:rsidRPr="008E6F27">
          <w:t>[20]</w:t>
        </w:r>
        <w:r w:rsidRPr="008E6F27">
          <w:tab/>
          <w:t>“navfn - ROS Wiki.” [Online]. Available: http://www.ros.org/wiki/navfn. [Accessed: 13-Feb-2013].</w:t>
        </w:r>
      </w:ins>
    </w:p>
    <w:p w:rsidR="00B97924" w:rsidRPr="008E6F27" w:rsidRDefault="00B97924" w:rsidP="00606590">
      <w:pPr>
        <w:rPr>
          <w:ins w:id="1398" w:author="Ed" w:date="2013-04-02T10:19:00Z"/>
        </w:rPr>
        <w:pPrChange w:id="1399" w:author="Ed" w:date="2013-04-03T15:33:00Z">
          <w:pPr>
            <w:widowControl w:val="0"/>
            <w:autoSpaceDE w:val="0"/>
            <w:autoSpaceDN w:val="0"/>
            <w:adjustRightInd w:val="0"/>
            <w:spacing w:after="0" w:line="240" w:lineRule="auto"/>
          </w:pPr>
        </w:pPrChange>
      </w:pPr>
      <w:ins w:id="1400" w:author="Ed" w:date="2013-04-02T10:19:00Z">
        <w:r w:rsidRPr="008E6F27">
          <w:t>[21]</w:t>
        </w:r>
        <w:r w:rsidRPr="008E6F27">
          <w:tab/>
          <w:t xml:space="preserve">E. W. Dijkstra, “A note on two problems in connexion with graphs,” </w:t>
        </w:r>
        <w:r w:rsidRPr="008E6F27">
          <w:rPr>
            <w:i/>
            <w:iCs/>
          </w:rPr>
          <w:t>Numer. Math.</w:t>
        </w:r>
        <w:r w:rsidRPr="008E6F27">
          <w:t>, vol. 1, no. 1, pp. 269–271, Dec. 1959.</w:t>
        </w:r>
      </w:ins>
    </w:p>
    <w:p w:rsidR="00B97924" w:rsidRPr="008E6F27" w:rsidRDefault="00B97924" w:rsidP="00606590">
      <w:pPr>
        <w:rPr>
          <w:ins w:id="1401" w:author="Ed" w:date="2013-04-02T10:19:00Z"/>
        </w:rPr>
        <w:pPrChange w:id="1402" w:author="Ed" w:date="2013-04-03T15:33:00Z">
          <w:pPr>
            <w:widowControl w:val="0"/>
            <w:autoSpaceDE w:val="0"/>
            <w:autoSpaceDN w:val="0"/>
            <w:adjustRightInd w:val="0"/>
            <w:spacing w:after="0" w:line="240" w:lineRule="auto"/>
          </w:pPr>
        </w:pPrChange>
      </w:pPr>
      <w:ins w:id="1403" w:author="Ed" w:date="2013-04-02T10:19:00Z">
        <w:r w:rsidRPr="008E6F27">
          <w:t>[22]</w:t>
        </w:r>
        <w:r w:rsidRPr="008E6F27">
          <w:tab/>
          <w:t>“carrot_planner - ROS Wiki.” [Online]. Available: http://www.ros.org/wiki/carrot_planner. [Accessed: 22-Mar-2013].</w:t>
        </w:r>
      </w:ins>
    </w:p>
    <w:p w:rsidR="00B97924" w:rsidRPr="008E6F27" w:rsidRDefault="00B97924" w:rsidP="00606590">
      <w:pPr>
        <w:rPr>
          <w:ins w:id="1404" w:author="Ed" w:date="2013-04-02T10:19:00Z"/>
        </w:rPr>
        <w:pPrChange w:id="1405" w:author="Ed" w:date="2013-04-03T15:33:00Z">
          <w:pPr>
            <w:widowControl w:val="0"/>
            <w:autoSpaceDE w:val="0"/>
            <w:autoSpaceDN w:val="0"/>
            <w:adjustRightInd w:val="0"/>
            <w:spacing w:after="0" w:line="240" w:lineRule="auto"/>
          </w:pPr>
        </w:pPrChange>
      </w:pPr>
      <w:ins w:id="1406" w:author="Ed" w:date="2013-04-02T10:19:00Z">
        <w:r w:rsidRPr="008E6F27">
          <w:t>[23]</w:t>
        </w:r>
        <w:r w:rsidRPr="008E6F27">
          <w:tab/>
          <w:t>“Kinematic and Dynamic Solvers | The Orocos Project.” [Online]. Available: http://www.orocos.org/kdl/UserManual/kinematic_solvers. [Accessed: 20-Mar-2013].</w:t>
        </w:r>
      </w:ins>
    </w:p>
    <w:p w:rsidR="00B97924" w:rsidRPr="008E6F27" w:rsidRDefault="00B97924" w:rsidP="00606590">
      <w:pPr>
        <w:rPr>
          <w:ins w:id="1407" w:author="Ed" w:date="2013-04-02T10:19:00Z"/>
        </w:rPr>
        <w:pPrChange w:id="1408" w:author="Ed" w:date="2013-04-03T15:33:00Z">
          <w:pPr>
            <w:widowControl w:val="0"/>
            <w:autoSpaceDE w:val="0"/>
            <w:autoSpaceDN w:val="0"/>
            <w:adjustRightInd w:val="0"/>
            <w:spacing w:after="0" w:line="240" w:lineRule="auto"/>
          </w:pPr>
        </w:pPrChange>
      </w:pPr>
      <w:ins w:id="1409" w:author="Ed" w:date="2013-04-02T10:19:00Z">
        <w:r w:rsidRPr="008E6F27">
          <w:t>[24]</w:t>
        </w:r>
        <w:r w:rsidRPr="008E6F27">
          <w:tab/>
          <w:t>“OpenRAVE | ikfast Module | OpenRAVE Documentation.” [Online]. Available: http://openrave.org/docs/latest_stable/openravepy/ikfast/#ikfast-the-robot-kinematics-compiler. [Accessed: 20-Mar-2013].</w:t>
        </w:r>
      </w:ins>
    </w:p>
    <w:p w:rsidR="00B97924" w:rsidRPr="008E6F27" w:rsidRDefault="00B97924" w:rsidP="00606590">
      <w:pPr>
        <w:rPr>
          <w:ins w:id="1410" w:author="Ed" w:date="2013-04-02T10:19:00Z"/>
        </w:rPr>
        <w:pPrChange w:id="1411" w:author="Ed" w:date="2013-04-03T15:33:00Z">
          <w:pPr>
            <w:widowControl w:val="0"/>
            <w:autoSpaceDE w:val="0"/>
            <w:autoSpaceDN w:val="0"/>
            <w:adjustRightInd w:val="0"/>
            <w:spacing w:after="0" w:line="240" w:lineRule="auto"/>
          </w:pPr>
        </w:pPrChange>
      </w:pPr>
      <w:ins w:id="1412" w:author="Ed" w:date="2013-04-02T10:19:00Z">
        <w:r w:rsidRPr="008E6F27">
          <w:lastRenderedPageBreak/>
          <w:t>[25]</w:t>
        </w:r>
        <w:r w:rsidRPr="008E6F27">
          <w:tab/>
          <w:t xml:space="preserve">G. Sánchez and J.-C. Latombe, “A Single-Query Bi-Directional Probabilistic Roadmap Planner with Lazy Collision Checking,” in </w:t>
        </w:r>
        <w:r w:rsidRPr="008E6F27">
          <w:rPr>
            <w:i/>
            <w:iCs/>
          </w:rPr>
          <w:t>Robotics Research</w:t>
        </w:r>
        <w:r w:rsidRPr="008E6F27">
          <w:t>, P. R. A. Jarvis and P. A. Zelinsky, Eds. Springer Berlin Heidelberg, 2003, pp. 403–417.</w:t>
        </w:r>
      </w:ins>
    </w:p>
    <w:p w:rsidR="00B97924" w:rsidRPr="008E6F27" w:rsidRDefault="00B97924" w:rsidP="00606590">
      <w:pPr>
        <w:rPr>
          <w:ins w:id="1413" w:author="Ed" w:date="2013-04-02T10:19:00Z"/>
        </w:rPr>
        <w:pPrChange w:id="1414" w:author="Ed" w:date="2013-04-03T15:33:00Z">
          <w:pPr>
            <w:widowControl w:val="0"/>
            <w:autoSpaceDE w:val="0"/>
            <w:autoSpaceDN w:val="0"/>
            <w:adjustRightInd w:val="0"/>
            <w:spacing w:after="0" w:line="240" w:lineRule="auto"/>
          </w:pPr>
        </w:pPrChange>
      </w:pPr>
      <w:ins w:id="1415" w:author="Ed" w:date="2013-04-02T10:19:00Z">
        <w:r w:rsidRPr="008E6F27">
          <w:t>[26]</w:t>
        </w:r>
        <w:r w:rsidRPr="008E6F27">
          <w:tab/>
          <w:t>“tabletop_object_detector - ROS Wiki.” [Online]. Available: http://www.ros.org/wiki/tabletop_object_detector. [Accessed: 17-Feb-2013].</w:t>
        </w:r>
      </w:ins>
    </w:p>
    <w:p w:rsidR="00B97924" w:rsidRPr="008E6F27" w:rsidRDefault="00B97924" w:rsidP="00606590">
      <w:pPr>
        <w:rPr>
          <w:ins w:id="1416" w:author="Ed" w:date="2013-04-02T10:19:00Z"/>
        </w:rPr>
        <w:pPrChange w:id="1417" w:author="Ed" w:date="2013-04-03T15:33:00Z">
          <w:pPr>
            <w:widowControl w:val="0"/>
            <w:autoSpaceDE w:val="0"/>
            <w:autoSpaceDN w:val="0"/>
            <w:adjustRightInd w:val="0"/>
            <w:spacing w:after="0" w:line="240" w:lineRule="auto"/>
          </w:pPr>
        </w:pPrChange>
      </w:pPr>
      <w:ins w:id="1418" w:author="Ed" w:date="2013-04-02T10:19:00Z">
        <w:r w:rsidRPr="008E6F27">
          <w:t>[27]</w:t>
        </w:r>
        <w:r w:rsidRPr="008E6F27">
          <w:tab/>
          <w:t>M. A. Fischler and R. C. Bolles, “Random Sample Consensus: A Paradigm for Model Fitting with Applications to Image Analysis and Automated Cartography,” AI Center, SRI International, 333 Ravenswood Ave., Menlo Park, CA 94025, 213, Mar. 1980.</w:t>
        </w:r>
      </w:ins>
    </w:p>
    <w:p w:rsidR="00B97924" w:rsidRPr="008E6F27" w:rsidRDefault="00B97924" w:rsidP="00606590">
      <w:pPr>
        <w:rPr>
          <w:ins w:id="1419" w:author="Ed" w:date="2013-04-02T10:19:00Z"/>
        </w:rPr>
        <w:pPrChange w:id="1420" w:author="Ed" w:date="2013-04-03T15:33:00Z">
          <w:pPr>
            <w:widowControl w:val="0"/>
            <w:autoSpaceDE w:val="0"/>
            <w:autoSpaceDN w:val="0"/>
            <w:adjustRightInd w:val="0"/>
            <w:spacing w:after="0" w:line="240" w:lineRule="auto"/>
          </w:pPr>
        </w:pPrChange>
      </w:pPr>
      <w:ins w:id="1421" w:author="Ed" w:date="2013-04-02T10:19:00Z">
        <w:r w:rsidRPr="008E6F27">
          <w:t>[28]</w:t>
        </w:r>
        <w:r w:rsidRPr="008E6F27">
          <w:tab/>
          <w:t xml:space="preserve">“QR code,” </w:t>
        </w:r>
        <w:r w:rsidRPr="008E6F27">
          <w:rPr>
            <w:i/>
            <w:iCs/>
          </w:rPr>
          <w:t>Wikipedia, the free encyclopedia</w:t>
        </w:r>
        <w:r w:rsidRPr="008E6F27">
          <w:t>. 21-Mar-2013.</w:t>
        </w:r>
      </w:ins>
    </w:p>
    <w:p w:rsidR="00B97924" w:rsidRPr="008E6F27" w:rsidRDefault="00B97924" w:rsidP="00606590">
      <w:pPr>
        <w:rPr>
          <w:ins w:id="1422" w:author="Ed" w:date="2013-04-02T10:19:00Z"/>
        </w:rPr>
        <w:pPrChange w:id="1423" w:author="Ed" w:date="2013-04-03T15:33:00Z">
          <w:pPr>
            <w:widowControl w:val="0"/>
            <w:autoSpaceDE w:val="0"/>
            <w:autoSpaceDN w:val="0"/>
            <w:adjustRightInd w:val="0"/>
            <w:spacing w:after="0" w:line="240" w:lineRule="auto"/>
          </w:pPr>
        </w:pPrChange>
      </w:pPr>
      <w:ins w:id="1424" w:author="Ed" w:date="2013-04-02T10:19:00Z">
        <w:r w:rsidRPr="008E6F27">
          <w:t>[29]</w:t>
        </w:r>
        <w:r w:rsidRPr="008E6F27">
          <w:tab/>
          <w:t>Chad Rockey, “Low-Cost Sensor Package for Smart Wheelchair Obstacle Avoidance,” Masters, Case Western Reserve University, Cleveland, OH, 2012.</w:t>
        </w:r>
      </w:ins>
    </w:p>
    <w:p w:rsidR="00B97924" w:rsidRPr="008E6F27" w:rsidRDefault="00B97924" w:rsidP="00606590">
      <w:pPr>
        <w:rPr>
          <w:ins w:id="1425" w:author="Ed" w:date="2013-04-02T10:19:00Z"/>
        </w:rPr>
        <w:pPrChange w:id="1426" w:author="Ed" w:date="2013-04-03T15:33:00Z">
          <w:pPr>
            <w:widowControl w:val="0"/>
            <w:autoSpaceDE w:val="0"/>
            <w:autoSpaceDN w:val="0"/>
            <w:adjustRightInd w:val="0"/>
            <w:spacing w:after="0" w:line="240" w:lineRule="auto"/>
          </w:pPr>
        </w:pPrChange>
      </w:pPr>
      <w:ins w:id="1427" w:author="Ed" w:date="2013-04-02T10:19:00Z">
        <w:r w:rsidRPr="008E6F27">
          <w:t>[30]</w:t>
        </w:r>
        <w:r w:rsidRPr="008E6F27">
          <w:tab/>
          <w:t>rethink robotics, “baxter.” .</w:t>
        </w:r>
      </w:ins>
    </w:p>
    <w:p w:rsidR="00B97924" w:rsidRPr="008E6F27" w:rsidRDefault="00B97924" w:rsidP="00606590">
      <w:pPr>
        <w:rPr>
          <w:ins w:id="1428" w:author="Ed" w:date="2013-04-02T10:19:00Z"/>
        </w:rPr>
        <w:pPrChange w:id="1429" w:author="Ed" w:date="2013-04-03T15:33:00Z">
          <w:pPr>
            <w:widowControl w:val="0"/>
            <w:autoSpaceDE w:val="0"/>
            <w:autoSpaceDN w:val="0"/>
            <w:adjustRightInd w:val="0"/>
            <w:spacing w:after="0" w:line="240" w:lineRule="auto"/>
          </w:pPr>
        </w:pPrChange>
      </w:pPr>
      <w:ins w:id="1430" w:author="Ed" w:date="2013-04-02T10:19:00Z">
        <w:r w:rsidRPr="008E6F27">
          <w:t>[31]</w:t>
        </w:r>
        <w:r w:rsidRPr="008E6F27">
          <w:tab/>
          <w:t xml:space="preserve">W. Shackleford, R. Norcross, J. Marvel, and S. Szabo, “Integrating occlusion monitoring into human tracking for robot speed and separation monitoring,” in </w:t>
        </w:r>
        <w:r w:rsidRPr="008E6F27">
          <w:rPr>
            <w:i/>
            <w:iCs/>
          </w:rPr>
          <w:t>Proceedings of the Workshop on Performance Metrics for Intelligent Systems</w:t>
        </w:r>
        <w:r w:rsidRPr="008E6F27">
          <w:t>, New York, NY, USA, 2012, pp. 168–173.</w:t>
        </w:r>
      </w:ins>
    </w:p>
    <w:p w:rsidR="00697DB7" w:rsidRPr="008E6F27" w:rsidDel="00B97924" w:rsidRDefault="00697DB7" w:rsidP="00606590">
      <w:pPr>
        <w:pStyle w:val="Heading1"/>
        <w:rPr>
          <w:del w:id="1431" w:author="Ed" w:date="2013-04-02T10:19:00Z"/>
        </w:rPr>
        <w:pPrChange w:id="1432" w:author="Ed" w:date="2013-04-03T15:31:00Z">
          <w:pPr>
            <w:pStyle w:val="Bibliography"/>
          </w:pPr>
        </w:pPrChange>
      </w:pPr>
      <w:del w:id="1433" w:author="Ed" w:date="2013-04-02T10:19:00Z">
        <w:r w:rsidRPr="008E6F27" w:rsidDel="00B97924">
          <w:delText>[1]</w:delText>
        </w:r>
        <w:r w:rsidRPr="008E6F27" w:rsidDel="00B97924">
          <w:tab/>
          <w:delText xml:space="preserve">H. M. Barbera, J. P. C. Quinonero, M. A. Z. Izquierdo, and A. G. Skarmeta, “i-Fork: a flexible AGV system using topological and grid maps,” in </w:delText>
        </w:r>
        <w:r w:rsidRPr="008E6F27" w:rsidDel="00B97924">
          <w:rPr>
            <w:i/>
            <w:iCs/>
          </w:rPr>
          <w:delText>IEEE International Conference on Robotics and Automation, 2003. Proceedings. ICRA  ’03</w:delText>
        </w:r>
        <w:r w:rsidRPr="008E6F27" w:rsidDel="00B97924">
          <w:delText>, 2003, vol. 2, pp. 2147–2152 vol.2.</w:delText>
        </w:r>
        <w:bookmarkStart w:id="1434" w:name="_Toc352766573"/>
        <w:bookmarkStart w:id="1435" w:name="_Toc352766675"/>
        <w:bookmarkStart w:id="1436" w:name="_Toc352766777"/>
        <w:bookmarkEnd w:id="1434"/>
        <w:bookmarkEnd w:id="1435"/>
        <w:bookmarkEnd w:id="1436"/>
      </w:del>
    </w:p>
    <w:p w:rsidR="00697DB7" w:rsidRPr="008E6F27" w:rsidDel="00B97924" w:rsidRDefault="00697DB7" w:rsidP="00606590">
      <w:pPr>
        <w:pStyle w:val="Heading1"/>
        <w:rPr>
          <w:del w:id="1437" w:author="Ed" w:date="2013-04-02T10:19:00Z"/>
        </w:rPr>
        <w:pPrChange w:id="1438" w:author="Ed" w:date="2013-04-03T15:31:00Z">
          <w:pPr>
            <w:pStyle w:val="Bibliography"/>
          </w:pPr>
        </w:pPrChange>
      </w:pPr>
      <w:del w:id="1439" w:author="Ed" w:date="2013-04-02T10:19:00Z">
        <w:r w:rsidRPr="008E6F27" w:rsidDel="00B97924">
          <w:delText>[2]</w:delText>
        </w:r>
        <w:r w:rsidRPr="008E6F27" w:rsidDel="00B97924">
          <w:tab/>
          <w:delText xml:space="preserve">K. C. T. Vivaldini, J. P. M. Galdames, T. S. Bueno, R. C. Araújo, R. M. Sobral, M. Becker, and G. A. P. Caurin, “Robotic forklifts for intelligent warehouses: Routing, path planning, and auto-localization,” in </w:delText>
        </w:r>
        <w:r w:rsidRPr="008E6F27" w:rsidDel="00B97924">
          <w:rPr>
            <w:i/>
            <w:iCs/>
          </w:rPr>
          <w:delText>2010 IEEE International Conference on Industrial Technology (ICIT)</w:delText>
        </w:r>
        <w:r w:rsidRPr="008E6F27" w:rsidDel="00B97924">
          <w:delText>, 2010, pp. 1463–1468.</w:delText>
        </w:r>
        <w:bookmarkStart w:id="1440" w:name="_Toc352766574"/>
        <w:bookmarkStart w:id="1441" w:name="_Toc352766676"/>
        <w:bookmarkStart w:id="1442" w:name="_Toc352766778"/>
        <w:bookmarkEnd w:id="1440"/>
        <w:bookmarkEnd w:id="1441"/>
        <w:bookmarkEnd w:id="1442"/>
      </w:del>
    </w:p>
    <w:p w:rsidR="00697DB7" w:rsidRPr="008E6F27" w:rsidDel="00B97924" w:rsidRDefault="00697DB7" w:rsidP="00606590">
      <w:pPr>
        <w:pStyle w:val="Heading1"/>
        <w:rPr>
          <w:del w:id="1443" w:author="Ed" w:date="2013-04-02T10:19:00Z"/>
        </w:rPr>
        <w:pPrChange w:id="1444" w:author="Ed" w:date="2013-04-03T15:31:00Z">
          <w:pPr>
            <w:pStyle w:val="Bibliography"/>
          </w:pPr>
        </w:pPrChange>
      </w:pPr>
      <w:del w:id="1445" w:author="Ed" w:date="2013-04-02T10:19:00Z">
        <w:r w:rsidRPr="008E6F27" w:rsidDel="00B97924">
          <w:delText>[3]</w:delText>
        </w:r>
        <w:r w:rsidRPr="008E6F27" w:rsidDel="00B97924">
          <w:tab/>
          <w:delText xml:space="preserve">G. Garibotto, S. Masciangelo, P. Bassino, C. Coelho, A. Pavan, and M. Marson, “Industrial exploitation of computer vision in logistic automation: autonomous control of an intelligent forklift truck,” in </w:delText>
        </w:r>
        <w:r w:rsidRPr="008E6F27" w:rsidDel="00B97924">
          <w:rPr>
            <w:i/>
            <w:iCs/>
          </w:rPr>
          <w:delText>1998 IEEE International Conference on Robotics and Automation, 1998. Proceedings</w:delText>
        </w:r>
        <w:r w:rsidRPr="008E6F27" w:rsidDel="00B97924">
          <w:delText>, 1998, vol. 2, pp. 1459–1464 vol.2.</w:delText>
        </w:r>
        <w:bookmarkStart w:id="1446" w:name="_Toc352766575"/>
        <w:bookmarkStart w:id="1447" w:name="_Toc352766677"/>
        <w:bookmarkStart w:id="1448" w:name="_Toc352766779"/>
        <w:bookmarkEnd w:id="1446"/>
        <w:bookmarkEnd w:id="1447"/>
        <w:bookmarkEnd w:id="1448"/>
      </w:del>
    </w:p>
    <w:p w:rsidR="00697DB7" w:rsidRPr="008E6F27" w:rsidDel="00B97924" w:rsidRDefault="00697DB7" w:rsidP="00606590">
      <w:pPr>
        <w:pStyle w:val="Heading1"/>
        <w:rPr>
          <w:del w:id="1449" w:author="Ed" w:date="2013-04-02T10:19:00Z"/>
        </w:rPr>
        <w:pPrChange w:id="1450" w:author="Ed" w:date="2013-04-03T15:31:00Z">
          <w:pPr>
            <w:pStyle w:val="Bibliography"/>
          </w:pPr>
        </w:pPrChange>
      </w:pPr>
      <w:del w:id="1451" w:author="Ed" w:date="2013-04-02T10:19:00Z">
        <w:r w:rsidRPr="008E6F27" w:rsidDel="00B97924">
          <w:delText>[4]</w:delText>
        </w:r>
        <w:r w:rsidRPr="008E6F27" w:rsidDel="00B97924">
          <w:tab/>
          <w:delText>“Kiva vs. Automated Guided Vehicles.” [Online]. Available: http://www.kivasystems.com/solutions/kiva-vs-traditional/solutionskiva-vs-traditionalkiva-vs-agvs/. [Accessed: 22-Mar-2013].</w:delText>
        </w:r>
        <w:bookmarkStart w:id="1452" w:name="_Toc352766576"/>
        <w:bookmarkStart w:id="1453" w:name="_Toc352766678"/>
        <w:bookmarkStart w:id="1454" w:name="_Toc352766780"/>
        <w:bookmarkEnd w:id="1452"/>
        <w:bookmarkEnd w:id="1453"/>
        <w:bookmarkEnd w:id="1454"/>
      </w:del>
    </w:p>
    <w:p w:rsidR="00697DB7" w:rsidRPr="008E6F27" w:rsidDel="00B97924" w:rsidRDefault="00697DB7" w:rsidP="00606590">
      <w:pPr>
        <w:pStyle w:val="Heading1"/>
        <w:rPr>
          <w:del w:id="1455" w:author="Ed" w:date="2013-04-02T10:19:00Z"/>
        </w:rPr>
        <w:pPrChange w:id="1456" w:author="Ed" w:date="2013-04-03T15:31:00Z">
          <w:pPr>
            <w:pStyle w:val="Bibliography"/>
          </w:pPr>
        </w:pPrChange>
      </w:pPr>
      <w:del w:id="1457" w:author="Ed" w:date="2013-04-02T10:19:00Z">
        <w:r w:rsidRPr="008E6F27" w:rsidDel="00B97924">
          <w:delText>[5]</w:delText>
        </w:r>
        <w:r w:rsidRPr="008E6F27" w:rsidDel="00B97924">
          <w:tab/>
          <w:delText xml:space="preserve">R. D”Andrea and P. Wurman, “Future challenges of coordinating hundreds of autonomous vehicles in distribution facilities,” in </w:delText>
        </w:r>
        <w:r w:rsidRPr="008E6F27" w:rsidDel="00B97924">
          <w:rPr>
            <w:i/>
            <w:iCs/>
          </w:rPr>
          <w:delText>IEEE International Conference on Technologies for Practical Robot Applications, 2008. TePRA 2008</w:delText>
        </w:r>
        <w:r w:rsidRPr="008E6F27" w:rsidDel="00B97924">
          <w:delText>, Nov., pp. 80–83.</w:delText>
        </w:r>
        <w:bookmarkStart w:id="1458" w:name="_Toc352766577"/>
        <w:bookmarkStart w:id="1459" w:name="_Toc352766679"/>
        <w:bookmarkStart w:id="1460" w:name="_Toc352766781"/>
        <w:bookmarkEnd w:id="1458"/>
        <w:bookmarkEnd w:id="1459"/>
        <w:bookmarkEnd w:id="1460"/>
      </w:del>
    </w:p>
    <w:p w:rsidR="00697DB7" w:rsidRPr="008E6F27" w:rsidDel="00B97924" w:rsidRDefault="00697DB7" w:rsidP="00606590">
      <w:pPr>
        <w:pStyle w:val="Heading1"/>
        <w:rPr>
          <w:del w:id="1461" w:author="Ed" w:date="2013-04-02T10:19:00Z"/>
        </w:rPr>
        <w:pPrChange w:id="1462" w:author="Ed" w:date="2013-04-03T15:31:00Z">
          <w:pPr>
            <w:pStyle w:val="Bibliography"/>
          </w:pPr>
        </w:pPrChange>
      </w:pPr>
      <w:del w:id="1463" w:author="Ed" w:date="2013-04-02T10:19:00Z">
        <w:r w:rsidRPr="008E6F27" w:rsidDel="00B97924">
          <w:delText>[6]</w:delText>
        </w:r>
        <w:r w:rsidRPr="008E6F27" w:rsidDel="00B97924">
          <w:tab/>
          <w:delText xml:space="preserve">R. Bischoff, U. Huggenberger, and E. Prassler, “KUKA youBot - a mobile manipulator for research and education,” in </w:delText>
        </w:r>
        <w:r w:rsidRPr="008E6F27" w:rsidDel="00B97924">
          <w:rPr>
            <w:i/>
            <w:iCs/>
          </w:rPr>
          <w:delText>2011 IEEE International Conference on Robotics and Automation (ICRA)</w:delText>
        </w:r>
        <w:r w:rsidRPr="008E6F27" w:rsidDel="00B97924">
          <w:delText>, May, pp. 1–4.</w:delText>
        </w:r>
        <w:bookmarkStart w:id="1464" w:name="_Toc352766578"/>
        <w:bookmarkStart w:id="1465" w:name="_Toc352766680"/>
        <w:bookmarkStart w:id="1466" w:name="_Toc352766782"/>
        <w:bookmarkEnd w:id="1464"/>
        <w:bookmarkEnd w:id="1465"/>
        <w:bookmarkEnd w:id="1466"/>
      </w:del>
    </w:p>
    <w:p w:rsidR="00697DB7" w:rsidRPr="008E6F27" w:rsidDel="00B97924" w:rsidRDefault="00697DB7" w:rsidP="00606590">
      <w:pPr>
        <w:pStyle w:val="Heading1"/>
        <w:rPr>
          <w:del w:id="1467" w:author="Ed" w:date="2013-04-02T10:19:00Z"/>
        </w:rPr>
        <w:pPrChange w:id="1468" w:author="Ed" w:date="2013-04-03T15:31:00Z">
          <w:pPr>
            <w:pStyle w:val="Bibliography"/>
          </w:pPr>
        </w:pPrChange>
      </w:pPr>
      <w:del w:id="1469" w:author="Ed" w:date="2013-04-02T10:19:00Z">
        <w:r w:rsidRPr="008E6F27" w:rsidDel="00B97924">
          <w:delText>[7]</w:delText>
        </w:r>
        <w:r w:rsidRPr="008E6F27" w:rsidDel="00B97924">
          <w:tab/>
          <w:delText xml:space="preserve">C. Cosma, M. Confente, M. Governo, and P. Fiorini, “An autonomous robot for indoor light logistics,” in </w:delText>
        </w:r>
        <w:r w:rsidRPr="008E6F27" w:rsidDel="00B97924">
          <w:rPr>
            <w:i/>
            <w:iCs/>
          </w:rPr>
          <w:delText>2004 IEEE/RSJ International Conference on Intelligent Robots and Systems, 2004. (IROS 2004). Proceedings</w:delText>
        </w:r>
        <w:r w:rsidRPr="008E6F27" w:rsidDel="00B97924">
          <w:delText>, Sept.-2 Oct., vol. 3, pp. 3003–3008 vol.3.</w:delText>
        </w:r>
        <w:bookmarkStart w:id="1470" w:name="_Toc352766579"/>
        <w:bookmarkStart w:id="1471" w:name="_Toc352766681"/>
        <w:bookmarkStart w:id="1472" w:name="_Toc352766783"/>
        <w:bookmarkEnd w:id="1470"/>
        <w:bookmarkEnd w:id="1471"/>
        <w:bookmarkEnd w:id="1472"/>
      </w:del>
    </w:p>
    <w:p w:rsidR="00697DB7" w:rsidRPr="008E6F27" w:rsidDel="00B97924" w:rsidRDefault="00697DB7" w:rsidP="00606590">
      <w:pPr>
        <w:pStyle w:val="Heading1"/>
        <w:rPr>
          <w:del w:id="1473" w:author="Ed" w:date="2013-04-02T10:19:00Z"/>
        </w:rPr>
        <w:pPrChange w:id="1474" w:author="Ed" w:date="2013-04-03T15:31:00Z">
          <w:pPr>
            <w:pStyle w:val="Bibliography"/>
          </w:pPr>
        </w:pPrChange>
      </w:pPr>
      <w:del w:id="1475" w:author="Ed" w:date="2013-04-02T10:19:00Z">
        <w:r w:rsidRPr="008E6F27" w:rsidDel="00B97924">
          <w:delText>[8]</w:delText>
        </w:r>
        <w:r w:rsidRPr="008E6F27" w:rsidDel="00B97924">
          <w:tab/>
          <w:delText xml:space="preserve">A. Hermann, Z. Xue, S. W. Ruhl, and R. Dillmann, “Hardware and software architecture of a bimanual mobile manipulator for industrial application,” in </w:delText>
        </w:r>
        <w:r w:rsidRPr="008E6F27" w:rsidDel="00B97924">
          <w:rPr>
            <w:i/>
            <w:iCs/>
          </w:rPr>
          <w:delText>2011 IEEE International Conference on Robotics and Biomimetics (ROBIO)</w:delText>
        </w:r>
        <w:r w:rsidRPr="008E6F27" w:rsidDel="00B97924">
          <w:delText>, Dec., pp. 2282–2288.</w:delText>
        </w:r>
        <w:bookmarkStart w:id="1476" w:name="_Toc352766580"/>
        <w:bookmarkStart w:id="1477" w:name="_Toc352766682"/>
        <w:bookmarkStart w:id="1478" w:name="_Toc352766784"/>
        <w:bookmarkEnd w:id="1476"/>
        <w:bookmarkEnd w:id="1477"/>
        <w:bookmarkEnd w:id="1478"/>
      </w:del>
    </w:p>
    <w:p w:rsidR="00697DB7" w:rsidRPr="008E6F27" w:rsidDel="00B97924" w:rsidRDefault="00697DB7" w:rsidP="00606590">
      <w:pPr>
        <w:pStyle w:val="Heading1"/>
        <w:rPr>
          <w:del w:id="1479" w:author="Ed" w:date="2013-04-02T10:19:00Z"/>
        </w:rPr>
        <w:pPrChange w:id="1480" w:author="Ed" w:date="2013-04-03T15:31:00Z">
          <w:pPr>
            <w:pStyle w:val="Bibliography"/>
          </w:pPr>
        </w:pPrChange>
      </w:pPr>
      <w:del w:id="1481" w:author="Ed" w:date="2013-04-02T10:19:00Z">
        <w:r w:rsidRPr="008E6F27" w:rsidDel="00B97924">
          <w:delText>[9]</w:delText>
        </w:r>
        <w:r w:rsidRPr="008E6F27" w:rsidDel="00B97924">
          <w:tab/>
          <w:delText>Samlex America, “DC-DC Step Down Converters Model SDC-15.” .</w:delText>
        </w:r>
        <w:bookmarkStart w:id="1482" w:name="_Toc352766581"/>
        <w:bookmarkStart w:id="1483" w:name="_Toc352766683"/>
        <w:bookmarkStart w:id="1484" w:name="_Toc352766785"/>
        <w:bookmarkEnd w:id="1482"/>
        <w:bookmarkEnd w:id="1483"/>
        <w:bookmarkEnd w:id="1484"/>
      </w:del>
    </w:p>
    <w:p w:rsidR="00697DB7" w:rsidRPr="008E6F27" w:rsidDel="00B97924" w:rsidRDefault="00697DB7" w:rsidP="00606590">
      <w:pPr>
        <w:pStyle w:val="Heading1"/>
        <w:rPr>
          <w:del w:id="1485" w:author="Ed" w:date="2013-04-02T10:19:00Z"/>
        </w:rPr>
        <w:pPrChange w:id="1486" w:author="Ed" w:date="2013-04-03T15:31:00Z">
          <w:pPr>
            <w:pStyle w:val="Bibliography"/>
          </w:pPr>
        </w:pPrChange>
      </w:pPr>
      <w:del w:id="1487" w:author="Ed" w:date="2013-04-02T10:19:00Z">
        <w:r w:rsidRPr="008E6F27" w:rsidDel="00B97924">
          <w:delText>[10]</w:delText>
        </w:r>
        <w:r w:rsidRPr="008E6F27" w:rsidDel="00B97924">
          <w:tab/>
          <w:delText>Eric Perko, “Precision Navigation for Indoor Mobile Robots,” Masters, Case Western Reserve University, Cleveland, OH, 2013.</w:delText>
        </w:r>
        <w:bookmarkStart w:id="1488" w:name="_Toc352766582"/>
        <w:bookmarkStart w:id="1489" w:name="_Toc352766684"/>
        <w:bookmarkStart w:id="1490" w:name="_Toc352766786"/>
        <w:bookmarkEnd w:id="1488"/>
        <w:bookmarkEnd w:id="1489"/>
        <w:bookmarkEnd w:id="1490"/>
      </w:del>
    </w:p>
    <w:p w:rsidR="00697DB7" w:rsidRPr="008E6F27" w:rsidDel="00B97924" w:rsidRDefault="00697DB7" w:rsidP="00606590">
      <w:pPr>
        <w:pStyle w:val="Heading1"/>
        <w:rPr>
          <w:del w:id="1491" w:author="Ed" w:date="2013-04-02T10:19:00Z"/>
        </w:rPr>
        <w:pPrChange w:id="1492" w:author="Ed" w:date="2013-04-03T15:31:00Z">
          <w:pPr>
            <w:pStyle w:val="Bibliography"/>
          </w:pPr>
        </w:pPrChange>
      </w:pPr>
      <w:del w:id="1493" w:author="Ed" w:date="2013-04-02T10:19:00Z">
        <w:r w:rsidRPr="008E6F27" w:rsidDel="00B97924">
          <w:delText>[11]</w:delText>
        </w:r>
        <w:r w:rsidRPr="008E6F27" w:rsidDel="00B97924">
          <w:tab/>
          <w:delText>“ROS/Concepts - ROS Wiki.” [Online]. Available: http://www.ros.org/wiki/ROS/Concepts. [Accessed: 22-Mar-2013].</w:delText>
        </w:r>
        <w:bookmarkStart w:id="1494" w:name="_Toc352766583"/>
        <w:bookmarkStart w:id="1495" w:name="_Toc352766685"/>
        <w:bookmarkStart w:id="1496" w:name="_Toc352766787"/>
        <w:bookmarkEnd w:id="1494"/>
        <w:bookmarkEnd w:id="1495"/>
        <w:bookmarkEnd w:id="1496"/>
      </w:del>
    </w:p>
    <w:p w:rsidR="00697DB7" w:rsidRPr="008E6F27" w:rsidDel="00B97924" w:rsidRDefault="00697DB7" w:rsidP="00606590">
      <w:pPr>
        <w:pStyle w:val="Heading1"/>
        <w:rPr>
          <w:del w:id="1497" w:author="Ed" w:date="2013-04-02T10:19:00Z"/>
        </w:rPr>
        <w:pPrChange w:id="1498" w:author="Ed" w:date="2013-04-03T15:31:00Z">
          <w:pPr>
            <w:pStyle w:val="Bibliography"/>
          </w:pPr>
        </w:pPrChange>
      </w:pPr>
      <w:del w:id="1499" w:author="Ed" w:date="2013-04-02T10:19:00Z">
        <w:r w:rsidRPr="008E6F27" w:rsidDel="00B97924">
          <w:delText>[12]</w:delText>
        </w:r>
        <w:r w:rsidRPr="008E6F27" w:rsidDel="00B97924">
          <w:tab/>
          <w:delText>“actionlib - ROS Wiki.” [Online]. Available: http://www.ros.org/wiki/actionlib. [Accessed: 22-Mar-2013].</w:delText>
        </w:r>
        <w:bookmarkStart w:id="1500" w:name="_Toc352766584"/>
        <w:bookmarkStart w:id="1501" w:name="_Toc352766686"/>
        <w:bookmarkStart w:id="1502" w:name="_Toc352766788"/>
        <w:bookmarkEnd w:id="1500"/>
        <w:bookmarkEnd w:id="1501"/>
        <w:bookmarkEnd w:id="1502"/>
      </w:del>
    </w:p>
    <w:p w:rsidR="00697DB7" w:rsidRPr="008E6F27" w:rsidDel="00B97924" w:rsidRDefault="00697DB7" w:rsidP="00606590">
      <w:pPr>
        <w:pStyle w:val="Heading1"/>
        <w:rPr>
          <w:del w:id="1503" w:author="Ed" w:date="2013-04-02T10:19:00Z"/>
        </w:rPr>
        <w:pPrChange w:id="1504" w:author="Ed" w:date="2013-04-03T15:31:00Z">
          <w:pPr>
            <w:pStyle w:val="Bibliography"/>
          </w:pPr>
        </w:pPrChange>
      </w:pPr>
      <w:del w:id="1505" w:author="Ed" w:date="2013-04-02T10:19:00Z">
        <w:r w:rsidRPr="008E6F27" w:rsidDel="00B97924">
          <w:delText>[13]</w:delText>
        </w:r>
        <w:r w:rsidRPr="008E6F27" w:rsidDel="00B97924">
          <w:tab/>
          <w:delText>C. Rockey, E. Perko, and Ben Ballard, “HARLIE,” IGVC, May 2010.</w:delText>
        </w:r>
        <w:bookmarkStart w:id="1506" w:name="_Toc352766585"/>
        <w:bookmarkStart w:id="1507" w:name="_Toc352766687"/>
        <w:bookmarkStart w:id="1508" w:name="_Toc352766789"/>
        <w:bookmarkEnd w:id="1506"/>
        <w:bookmarkEnd w:id="1507"/>
        <w:bookmarkEnd w:id="1508"/>
      </w:del>
    </w:p>
    <w:p w:rsidR="00697DB7" w:rsidRPr="008E6F27" w:rsidDel="00B97924" w:rsidRDefault="00697DB7" w:rsidP="00606590">
      <w:pPr>
        <w:pStyle w:val="Heading1"/>
        <w:rPr>
          <w:del w:id="1509" w:author="Ed" w:date="2013-04-02T10:19:00Z"/>
        </w:rPr>
        <w:pPrChange w:id="1510" w:author="Ed" w:date="2013-04-03T15:31:00Z">
          <w:pPr>
            <w:pStyle w:val="Bibliography"/>
          </w:pPr>
        </w:pPrChange>
      </w:pPr>
      <w:del w:id="1511" w:author="Ed" w:date="2013-04-02T10:19:00Z">
        <w:r w:rsidRPr="008E6F27" w:rsidDel="00B97924">
          <w:delText>[14]</w:delText>
        </w:r>
        <w:r w:rsidRPr="008E6F27" w:rsidDel="00B97924">
          <w:tab/>
          <w:delText>Shaun Edwards and Chris Lewis, “ROS-Industrial – Applying the Robot Operating System (ROS) to Industrial Applications,” presented at the ICRA ECHORD Workshop, St. Paul, Minnesota, USA, 2012.</w:delText>
        </w:r>
        <w:bookmarkStart w:id="1512" w:name="_Toc352766586"/>
        <w:bookmarkStart w:id="1513" w:name="_Toc352766688"/>
        <w:bookmarkStart w:id="1514" w:name="_Toc352766790"/>
        <w:bookmarkEnd w:id="1512"/>
        <w:bookmarkEnd w:id="1513"/>
        <w:bookmarkEnd w:id="1514"/>
      </w:del>
    </w:p>
    <w:p w:rsidR="00697DB7" w:rsidRPr="008E6F27" w:rsidDel="00B97924" w:rsidRDefault="00697DB7" w:rsidP="00606590">
      <w:pPr>
        <w:pStyle w:val="Heading1"/>
        <w:rPr>
          <w:del w:id="1515" w:author="Ed" w:date="2013-04-02T10:19:00Z"/>
        </w:rPr>
        <w:pPrChange w:id="1516" w:author="Ed" w:date="2013-04-03T15:31:00Z">
          <w:pPr>
            <w:pStyle w:val="Bibliography"/>
          </w:pPr>
        </w:pPrChange>
      </w:pPr>
      <w:del w:id="1517" w:author="Ed" w:date="2013-04-02T10:19:00Z">
        <w:r w:rsidRPr="008E6F27" w:rsidDel="00B97924">
          <w:delText>[15]</w:delText>
        </w:r>
        <w:r w:rsidRPr="008E6F27" w:rsidDel="00B97924">
          <w:tab/>
          <w:delText xml:space="preserve">E. Venator, Gregory Lee, and W. Newman, “Hardware and Software Architecture of </w:delText>
        </w:r>
      </w:del>
      <w:del w:id="1518" w:author="Ed" w:date="2013-04-01T14:14:00Z">
        <w:r w:rsidRPr="008E6F27" w:rsidDel="00C26887">
          <w:delText>ABBY</w:delText>
        </w:r>
      </w:del>
      <w:del w:id="1519" w:author="Ed" w:date="2013-04-02T10:19:00Z">
        <w:r w:rsidRPr="008E6F27" w:rsidDel="00B97924">
          <w:delText>: An Industrial Mobile Manipulator,” presented at the IEEE International Conference on Automation Science and Engineering (Submitted), Madison, WI, USA, 2013.</w:delText>
        </w:r>
        <w:bookmarkStart w:id="1520" w:name="_Toc352766587"/>
        <w:bookmarkStart w:id="1521" w:name="_Toc352766689"/>
        <w:bookmarkStart w:id="1522" w:name="_Toc352766791"/>
        <w:bookmarkEnd w:id="1520"/>
        <w:bookmarkEnd w:id="1521"/>
        <w:bookmarkEnd w:id="1522"/>
      </w:del>
    </w:p>
    <w:p w:rsidR="00697DB7" w:rsidRPr="008E6F27" w:rsidDel="00B97924" w:rsidRDefault="00697DB7" w:rsidP="00606590">
      <w:pPr>
        <w:pStyle w:val="Heading1"/>
        <w:rPr>
          <w:del w:id="1523" w:author="Ed" w:date="2013-04-02T10:19:00Z"/>
        </w:rPr>
        <w:pPrChange w:id="1524" w:author="Ed" w:date="2013-04-03T15:31:00Z">
          <w:pPr>
            <w:pStyle w:val="Bibliography"/>
          </w:pPr>
        </w:pPrChange>
      </w:pPr>
      <w:del w:id="1525" w:author="Ed" w:date="2013-04-02T10:19:00Z">
        <w:r w:rsidRPr="008E6F27" w:rsidDel="00B97924">
          <w:delText>[16]</w:delText>
        </w:r>
        <w:r w:rsidRPr="008E6F27" w:rsidDel="00B97924">
          <w:tab/>
          <w:delText xml:space="preserve">E. Venator, “Rosserial Service ‘Failed to parse subscriber’ - ROS Answers,” </w:delText>
        </w:r>
        <w:r w:rsidRPr="008E6F27" w:rsidDel="00B97924">
          <w:rPr>
            <w:i/>
            <w:iCs/>
          </w:rPr>
          <w:delText>ROS Answers</w:delText>
        </w:r>
        <w:r w:rsidRPr="008E6F27" w:rsidDel="00B97924">
          <w:delText>. [Online]. Available: http://answers.ros.org/question/48548/rosserial-service-failed-to-parse-subscriber/. [Accessed: 22-Mar-2013].</w:delText>
        </w:r>
        <w:bookmarkStart w:id="1526" w:name="_Toc352766588"/>
        <w:bookmarkStart w:id="1527" w:name="_Toc352766690"/>
        <w:bookmarkStart w:id="1528" w:name="_Toc352766792"/>
        <w:bookmarkEnd w:id="1526"/>
        <w:bookmarkEnd w:id="1527"/>
        <w:bookmarkEnd w:id="1528"/>
      </w:del>
    </w:p>
    <w:p w:rsidR="00697DB7" w:rsidRPr="008E6F27" w:rsidDel="00B97924" w:rsidRDefault="00697DB7" w:rsidP="00606590">
      <w:pPr>
        <w:pStyle w:val="Heading1"/>
        <w:rPr>
          <w:del w:id="1529" w:author="Ed" w:date="2013-04-02T10:19:00Z"/>
        </w:rPr>
        <w:pPrChange w:id="1530" w:author="Ed" w:date="2013-04-03T15:31:00Z">
          <w:pPr>
            <w:pStyle w:val="Bibliography"/>
          </w:pPr>
        </w:pPrChange>
      </w:pPr>
      <w:del w:id="1531" w:author="Ed" w:date="2013-04-02T10:19:00Z">
        <w:r w:rsidRPr="008E6F27" w:rsidDel="00B97924">
          <w:delText>[17]</w:delText>
        </w:r>
        <w:r w:rsidRPr="008E6F27" w:rsidDel="00B97924">
          <w:tab/>
          <w:delText xml:space="preserve">E. Venator, “rosserial,” </w:delText>
        </w:r>
        <w:r w:rsidRPr="008E6F27" w:rsidDel="00B97924">
          <w:rPr>
            <w:i/>
            <w:iCs/>
          </w:rPr>
          <w:delText>GitHub</w:delText>
        </w:r>
        <w:r w:rsidRPr="008E6F27" w:rsidDel="00B97924">
          <w:delText>. [Online]. Available: https://github.com/evenator/rosserial. [Accessed: 22-Mar-2013].</w:delText>
        </w:r>
        <w:bookmarkStart w:id="1532" w:name="_Toc352766589"/>
        <w:bookmarkStart w:id="1533" w:name="_Toc352766691"/>
        <w:bookmarkStart w:id="1534" w:name="_Toc352766793"/>
        <w:bookmarkEnd w:id="1532"/>
        <w:bookmarkEnd w:id="1533"/>
        <w:bookmarkEnd w:id="1534"/>
      </w:del>
    </w:p>
    <w:p w:rsidR="00697DB7" w:rsidRPr="008E6F27" w:rsidDel="00B97924" w:rsidRDefault="00697DB7" w:rsidP="00606590">
      <w:pPr>
        <w:pStyle w:val="Heading1"/>
        <w:rPr>
          <w:del w:id="1535" w:author="Ed" w:date="2013-04-02T10:19:00Z"/>
        </w:rPr>
        <w:pPrChange w:id="1536" w:author="Ed" w:date="2013-04-03T15:31:00Z">
          <w:pPr>
            <w:pStyle w:val="Bibliography"/>
          </w:pPr>
        </w:pPrChange>
      </w:pPr>
      <w:del w:id="1537" w:author="Ed" w:date="2013-04-02T10:19:00Z">
        <w:r w:rsidRPr="008E6F27" w:rsidDel="00B97924">
          <w:delText>[18]</w:delText>
        </w:r>
        <w:r w:rsidRPr="008E6F27" w:rsidDel="00B97924">
          <w:tab/>
          <w:delText xml:space="preserve">S. Thrun, W. Burgard, and D. Fox, </w:delText>
        </w:r>
        <w:r w:rsidRPr="008E6F27" w:rsidDel="00B97924">
          <w:rPr>
            <w:i/>
            <w:iCs/>
          </w:rPr>
          <w:delText>Probabilistic Robotics</w:delText>
        </w:r>
        <w:r w:rsidRPr="008E6F27" w:rsidDel="00B97924">
          <w:delText>. The MIT Press, 2005.</w:delText>
        </w:r>
        <w:bookmarkStart w:id="1538" w:name="_Toc352766590"/>
        <w:bookmarkStart w:id="1539" w:name="_Toc352766692"/>
        <w:bookmarkStart w:id="1540" w:name="_Toc352766794"/>
        <w:bookmarkEnd w:id="1538"/>
        <w:bookmarkEnd w:id="1539"/>
        <w:bookmarkEnd w:id="1540"/>
      </w:del>
    </w:p>
    <w:p w:rsidR="00697DB7" w:rsidRPr="008E6F27" w:rsidDel="00B97924" w:rsidRDefault="00697DB7" w:rsidP="00606590">
      <w:pPr>
        <w:pStyle w:val="Heading1"/>
        <w:rPr>
          <w:del w:id="1541" w:author="Ed" w:date="2013-04-02T10:19:00Z"/>
        </w:rPr>
        <w:pPrChange w:id="1542" w:author="Ed" w:date="2013-04-03T15:31:00Z">
          <w:pPr>
            <w:pStyle w:val="Bibliography"/>
          </w:pPr>
        </w:pPrChange>
      </w:pPr>
      <w:del w:id="1543" w:author="Ed" w:date="2013-04-02T10:19:00Z">
        <w:r w:rsidRPr="008E6F27" w:rsidDel="00B97924">
          <w:delText>[19]</w:delText>
        </w:r>
        <w:r w:rsidRPr="008E6F27" w:rsidDel="00B97924">
          <w:tab/>
          <w:delText>Tony Yanick, Chase Nemeth, Beom Koh, and Avinash Karamchandani, “ALEN,” 20009.</w:delText>
        </w:r>
        <w:bookmarkStart w:id="1544" w:name="_Toc352766591"/>
        <w:bookmarkStart w:id="1545" w:name="_Toc352766693"/>
        <w:bookmarkStart w:id="1546" w:name="_Toc352766795"/>
        <w:bookmarkEnd w:id="1544"/>
        <w:bookmarkEnd w:id="1545"/>
        <w:bookmarkEnd w:id="1546"/>
      </w:del>
    </w:p>
    <w:p w:rsidR="00697DB7" w:rsidRPr="008E6F27" w:rsidDel="00B97924" w:rsidRDefault="00697DB7" w:rsidP="00606590">
      <w:pPr>
        <w:pStyle w:val="Heading1"/>
        <w:rPr>
          <w:del w:id="1547" w:author="Ed" w:date="2013-04-02T10:19:00Z"/>
        </w:rPr>
        <w:pPrChange w:id="1548" w:author="Ed" w:date="2013-04-03T15:31:00Z">
          <w:pPr>
            <w:pStyle w:val="Bibliography"/>
          </w:pPr>
        </w:pPrChange>
      </w:pPr>
      <w:del w:id="1549" w:author="Ed" w:date="2013-04-02T10:19:00Z">
        <w:r w:rsidRPr="008E6F27" w:rsidDel="00B97924">
          <w:delText>[20]</w:delText>
        </w:r>
        <w:r w:rsidRPr="008E6F27" w:rsidDel="00B97924">
          <w:tab/>
          <w:delText>“navfn - ROS Wiki.” [Online]. Available: http://www.ros.org/wiki/navfn. [Accessed: 13-Feb-2013].</w:delText>
        </w:r>
        <w:bookmarkStart w:id="1550" w:name="_Toc352766592"/>
        <w:bookmarkStart w:id="1551" w:name="_Toc352766694"/>
        <w:bookmarkStart w:id="1552" w:name="_Toc352766796"/>
        <w:bookmarkEnd w:id="1550"/>
        <w:bookmarkEnd w:id="1551"/>
        <w:bookmarkEnd w:id="1552"/>
      </w:del>
    </w:p>
    <w:p w:rsidR="00697DB7" w:rsidRPr="008E6F27" w:rsidDel="00B97924" w:rsidRDefault="00697DB7" w:rsidP="00606590">
      <w:pPr>
        <w:pStyle w:val="Heading1"/>
        <w:rPr>
          <w:del w:id="1553" w:author="Ed" w:date="2013-04-02T10:19:00Z"/>
        </w:rPr>
        <w:pPrChange w:id="1554" w:author="Ed" w:date="2013-04-03T15:31:00Z">
          <w:pPr>
            <w:pStyle w:val="Bibliography"/>
          </w:pPr>
        </w:pPrChange>
      </w:pPr>
      <w:del w:id="1555" w:author="Ed" w:date="2013-04-02T10:19:00Z">
        <w:r w:rsidRPr="008E6F27" w:rsidDel="00B97924">
          <w:delText>[21]</w:delText>
        </w:r>
        <w:r w:rsidRPr="008E6F27" w:rsidDel="00B97924">
          <w:tab/>
          <w:delText xml:space="preserve">E. W. Dijkstra, “A note on two problems in connexion with graphs,” </w:delText>
        </w:r>
        <w:r w:rsidRPr="008E6F27" w:rsidDel="00B97924">
          <w:rPr>
            <w:i/>
            <w:iCs/>
          </w:rPr>
          <w:delText>Numer. Math.</w:delText>
        </w:r>
        <w:r w:rsidRPr="008E6F27" w:rsidDel="00B97924">
          <w:delText>, vol. 1, no. 1, pp. 269–271, Dec. 1959.</w:delText>
        </w:r>
        <w:bookmarkStart w:id="1556" w:name="_Toc352766593"/>
        <w:bookmarkStart w:id="1557" w:name="_Toc352766695"/>
        <w:bookmarkStart w:id="1558" w:name="_Toc352766797"/>
        <w:bookmarkEnd w:id="1556"/>
        <w:bookmarkEnd w:id="1557"/>
        <w:bookmarkEnd w:id="1558"/>
      </w:del>
    </w:p>
    <w:p w:rsidR="00697DB7" w:rsidRPr="008E6F27" w:rsidDel="00B97924" w:rsidRDefault="00697DB7" w:rsidP="00606590">
      <w:pPr>
        <w:pStyle w:val="Heading1"/>
        <w:rPr>
          <w:del w:id="1559" w:author="Ed" w:date="2013-04-02T10:19:00Z"/>
        </w:rPr>
        <w:pPrChange w:id="1560" w:author="Ed" w:date="2013-04-03T15:31:00Z">
          <w:pPr>
            <w:pStyle w:val="Bibliography"/>
          </w:pPr>
        </w:pPrChange>
      </w:pPr>
      <w:del w:id="1561" w:author="Ed" w:date="2013-04-02T10:19:00Z">
        <w:r w:rsidRPr="008E6F27" w:rsidDel="00B97924">
          <w:delText>[22]</w:delText>
        </w:r>
        <w:r w:rsidRPr="008E6F27" w:rsidDel="00B97924">
          <w:tab/>
          <w:delText>“carrot_planner - ROS Wiki.” [Online]. Available: http://www.ros.org/wiki/carrot_planner. [Accessed: 22-Mar-2013].</w:delText>
        </w:r>
        <w:bookmarkStart w:id="1562" w:name="_Toc352766594"/>
        <w:bookmarkStart w:id="1563" w:name="_Toc352766696"/>
        <w:bookmarkStart w:id="1564" w:name="_Toc352766798"/>
        <w:bookmarkEnd w:id="1562"/>
        <w:bookmarkEnd w:id="1563"/>
        <w:bookmarkEnd w:id="1564"/>
      </w:del>
    </w:p>
    <w:p w:rsidR="00697DB7" w:rsidRPr="008E6F27" w:rsidDel="00B97924" w:rsidRDefault="00697DB7" w:rsidP="00606590">
      <w:pPr>
        <w:pStyle w:val="Heading1"/>
        <w:rPr>
          <w:del w:id="1565" w:author="Ed" w:date="2013-04-02T10:19:00Z"/>
        </w:rPr>
        <w:pPrChange w:id="1566" w:author="Ed" w:date="2013-04-03T15:31:00Z">
          <w:pPr>
            <w:pStyle w:val="Bibliography"/>
          </w:pPr>
        </w:pPrChange>
      </w:pPr>
      <w:del w:id="1567" w:author="Ed" w:date="2013-04-02T10:19:00Z">
        <w:r w:rsidRPr="008E6F27" w:rsidDel="00B97924">
          <w:delText>[23]</w:delText>
        </w:r>
        <w:r w:rsidRPr="008E6F27" w:rsidDel="00B97924">
          <w:tab/>
          <w:delText>“Kinematic and Dynamic Solvers | The Orocos Project.” [Online]. Available: http://www.orocos.org/kdl/UserManual/kinematic_solvers. [Accessed: 20-Mar-2013].</w:delText>
        </w:r>
        <w:bookmarkStart w:id="1568" w:name="_Toc352766595"/>
        <w:bookmarkStart w:id="1569" w:name="_Toc352766697"/>
        <w:bookmarkStart w:id="1570" w:name="_Toc352766799"/>
        <w:bookmarkEnd w:id="1568"/>
        <w:bookmarkEnd w:id="1569"/>
        <w:bookmarkEnd w:id="1570"/>
      </w:del>
    </w:p>
    <w:p w:rsidR="00697DB7" w:rsidRPr="008E6F27" w:rsidDel="00B97924" w:rsidRDefault="00697DB7" w:rsidP="00606590">
      <w:pPr>
        <w:pStyle w:val="Heading1"/>
        <w:rPr>
          <w:del w:id="1571" w:author="Ed" w:date="2013-04-02T10:19:00Z"/>
        </w:rPr>
        <w:pPrChange w:id="1572" w:author="Ed" w:date="2013-04-03T15:31:00Z">
          <w:pPr>
            <w:pStyle w:val="Bibliography"/>
          </w:pPr>
        </w:pPrChange>
      </w:pPr>
      <w:del w:id="1573" w:author="Ed" w:date="2013-04-02T10:19:00Z">
        <w:r w:rsidRPr="008E6F27" w:rsidDel="00B97924">
          <w:delText>[24]</w:delText>
        </w:r>
        <w:r w:rsidRPr="008E6F27" w:rsidDel="00B97924">
          <w:tab/>
          <w:delText>“OpenRAVE | ikfast Module | OpenRAVE Documentation.” [Online]. Available: http://openrave.org/docs/latest_stable/openravepy/ikfast/#ikfast-the-robot-kinematics-compiler. [Accessed: 20-Mar-2013].</w:delText>
        </w:r>
        <w:bookmarkStart w:id="1574" w:name="_Toc352766596"/>
        <w:bookmarkStart w:id="1575" w:name="_Toc352766698"/>
        <w:bookmarkStart w:id="1576" w:name="_Toc352766800"/>
        <w:bookmarkEnd w:id="1574"/>
        <w:bookmarkEnd w:id="1575"/>
        <w:bookmarkEnd w:id="1576"/>
      </w:del>
    </w:p>
    <w:p w:rsidR="00697DB7" w:rsidRPr="008E6F27" w:rsidDel="00B97924" w:rsidRDefault="00697DB7" w:rsidP="00606590">
      <w:pPr>
        <w:pStyle w:val="Heading1"/>
        <w:rPr>
          <w:del w:id="1577" w:author="Ed" w:date="2013-04-02T10:19:00Z"/>
        </w:rPr>
        <w:pPrChange w:id="1578" w:author="Ed" w:date="2013-04-03T15:31:00Z">
          <w:pPr>
            <w:pStyle w:val="Bibliography"/>
          </w:pPr>
        </w:pPrChange>
      </w:pPr>
      <w:del w:id="1579" w:author="Ed" w:date="2013-04-02T10:19:00Z">
        <w:r w:rsidRPr="008E6F27" w:rsidDel="00B97924">
          <w:delText>[25]</w:delText>
        </w:r>
        <w:r w:rsidRPr="008E6F27" w:rsidDel="00B97924">
          <w:tab/>
          <w:delText xml:space="preserve">G. Sánchez and J.-C. Latombe, “A Single-Query Bi-Directional Probabilistic Roadmap Planner with Lazy Collision Checking,” in </w:delText>
        </w:r>
        <w:r w:rsidRPr="008E6F27" w:rsidDel="00B97924">
          <w:rPr>
            <w:i/>
            <w:iCs/>
          </w:rPr>
          <w:delText>Robotics Research</w:delText>
        </w:r>
        <w:r w:rsidRPr="008E6F27" w:rsidDel="00B97924">
          <w:delText>, P. R. A. Jarvis and P. A. Zelinsky, Eds. Springer Berlin Heidelberg, 2003, pp. 403–417.</w:delText>
        </w:r>
        <w:bookmarkStart w:id="1580" w:name="_Toc352766597"/>
        <w:bookmarkStart w:id="1581" w:name="_Toc352766699"/>
        <w:bookmarkStart w:id="1582" w:name="_Toc352766801"/>
        <w:bookmarkEnd w:id="1580"/>
        <w:bookmarkEnd w:id="1581"/>
        <w:bookmarkEnd w:id="1582"/>
      </w:del>
    </w:p>
    <w:p w:rsidR="00697DB7" w:rsidRPr="008E6F27" w:rsidDel="00B97924" w:rsidRDefault="00697DB7" w:rsidP="00606590">
      <w:pPr>
        <w:pStyle w:val="Heading1"/>
        <w:rPr>
          <w:del w:id="1583" w:author="Ed" w:date="2013-04-02T10:19:00Z"/>
        </w:rPr>
        <w:pPrChange w:id="1584" w:author="Ed" w:date="2013-04-03T15:31:00Z">
          <w:pPr>
            <w:pStyle w:val="Bibliography"/>
          </w:pPr>
        </w:pPrChange>
      </w:pPr>
      <w:del w:id="1585" w:author="Ed" w:date="2013-04-02T10:19:00Z">
        <w:r w:rsidRPr="008E6F27" w:rsidDel="00B97924">
          <w:delText>[26]</w:delText>
        </w:r>
        <w:r w:rsidRPr="008E6F27" w:rsidDel="00B97924">
          <w:tab/>
          <w:delText>“tabletop_object_detector - ROS Wiki.” [Online]. Available: http://www.ros.org/wiki/tabletop_object_detector. [Accessed: 17-Feb-2013].</w:delText>
        </w:r>
        <w:bookmarkStart w:id="1586" w:name="_Toc352766598"/>
        <w:bookmarkStart w:id="1587" w:name="_Toc352766700"/>
        <w:bookmarkStart w:id="1588" w:name="_Toc352766802"/>
        <w:bookmarkEnd w:id="1586"/>
        <w:bookmarkEnd w:id="1587"/>
        <w:bookmarkEnd w:id="1588"/>
      </w:del>
    </w:p>
    <w:p w:rsidR="00697DB7" w:rsidRPr="008E6F27" w:rsidDel="00B97924" w:rsidRDefault="00697DB7" w:rsidP="00606590">
      <w:pPr>
        <w:pStyle w:val="Heading1"/>
        <w:rPr>
          <w:del w:id="1589" w:author="Ed" w:date="2013-04-02T10:19:00Z"/>
        </w:rPr>
        <w:pPrChange w:id="1590" w:author="Ed" w:date="2013-04-03T15:31:00Z">
          <w:pPr>
            <w:pStyle w:val="Bibliography"/>
          </w:pPr>
        </w:pPrChange>
      </w:pPr>
      <w:del w:id="1591" w:author="Ed" w:date="2013-04-02T10:19:00Z">
        <w:r w:rsidRPr="008E6F27" w:rsidDel="00B97924">
          <w:delText>[27]</w:delText>
        </w:r>
        <w:r w:rsidRPr="008E6F27" w:rsidDel="00B97924">
          <w:tab/>
          <w:delText>M. A. Fischler and R. C. Bolles, “Random Sample Consensus: A Paradigm for Model Fitting with Applications to Image Analysis and Automated Cartography,” AI Center, SRI International, 333 Ravenswood Ave., Menlo Park, CA 94025, 213, Mar. 1980.</w:delText>
        </w:r>
        <w:bookmarkStart w:id="1592" w:name="_Toc352766599"/>
        <w:bookmarkStart w:id="1593" w:name="_Toc352766701"/>
        <w:bookmarkStart w:id="1594" w:name="_Toc352766803"/>
        <w:bookmarkEnd w:id="1592"/>
        <w:bookmarkEnd w:id="1593"/>
        <w:bookmarkEnd w:id="1594"/>
      </w:del>
    </w:p>
    <w:p w:rsidR="00697DB7" w:rsidRPr="008E6F27" w:rsidDel="00B97924" w:rsidRDefault="00697DB7" w:rsidP="00606590">
      <w:pPr>
        <w:pStyle w:val="Heading1"/>
        <w:rPr>
          <w:del w:id="1595" w:author="Ed" w:date="2013-04-02T10:19:00Z"/>
        </w:rPr>
        <w:pPrChange w:id="1596" w:author="Ed" w:date="2013-04-03T15:31:00Z">
          <w:pPr>
            <w:pStyle w:val="Bibliography"/>
          </w:pPr>
        </w:pPrChange>
      </w:pPr>
      <w:del w:id="1597" w:author="Ed" w:date="2013-04-02T10:19:00Z">
        <w:r w:rsidRPr="008E6F27" w:rsidDel="00B97924">
          <w:delText>[28]</w:delText>
        </w:r>
        <w:r w:rsidRPr="008E6F27" w:rsidDel="00B97924">
          <w:tab/>
          <w:delText>“QR code,” Wikipedia, the free encyclopedia. 21-Mar-2013.</w:delText>
        </w:r>
        <w:bookmarkStart w:id="1598" w:name="_Toc352766600"/>
        <w:bookmarkStart w:id="1599" w:name="_Toc352766702"/>
        <w:bookmarkStart w:id="1600" w:name="_Toc352766804"/>
        <w:bookmarkEnd w:id="1598"/>
        <w:bookmarkEnd w:id="1599"/>
        <w:bookmarkEnd w:id="1600"/>
      </w:del>
    </w:p>
    <w:p w:rsidR="00697DB7" w:rsidRPr="008E6F27" w:rsidDel="00B97924" w:rsidRDefault="00697DB7" w:rsidP="00606590">
      <w:pPr>
        <w:pStyle w:val="Heading1"/>
        <w:rPr>
          <w:del w:id="1601" w:author="Ed" w:date="2013-04-02T10:19:00Z"/>
        </w:rPr>
        <w:pPrChange w:id="1602" w:author="Ed" w:date="2013-04-03T15:31:00Z">
          <w:pPr>
            <w:pStyle w:val="Bibliography"/>
          </w:pPr>
        </w:pPrChange>
      </w:pPr>
      <w:del w:id="1603" w:author="Ed" w:date="2013-04-02T10:19:00Z">
        <w:r w:rsidRPr="008E6F27" w:rsidDel="00B97924">
          <w:delText>[29]</w:delText>
        </w:r>
        <w:r w:rsidRPr="008E6F27" w:rsidDel="00B97924">
          <w:tab/>
          <w:delText>Chad Rockey, “LOW-COST SENSOR PACKAGE FOR SMART WHEELCHAIR OBSTACLE AVOIDANCE,” Masters, Case Western Reserve University, Cleveland, OH, 2012.</w:delText>
        </w:r>
        <w:bookmarkStart w:id="1604" w:name="_Toc352766601"/>
        <w:bookmarkStart w:id="1605" w:name="_Toc352766703"/>
        <w:bookmarkStart w:id="1606" w:name="_Toc352766805"/>
        <w:bookmarkEnd w:id="1604"/>
        <w:bookmarkEnd w:id="1605"/>
        <w:bookmarkEnd w:id="1606"/>
      </w:del>
    </w:p>
    <w:p w:rsidR="00697DB7" w:rsidRPr="008E6F27" w:rsidDel="00B97924" w:rsidRDefault="00697DB7" w:rsidP="00606590">
      <w:pPr>
        <w:pStyle w:val="Heading1"/>
        <w:rPr>
          <w:del w:id="1607" w:author="Ed" w:date="2013-04-02T10:19:00Z"/>
        </w:rPr>
        <w:pPrChange w:id="1608" w:author="Ed" w:date="2013-04-03T15:31:00Z">
          <w:pPr>
            <w:pStyle w:val="Bibliography"/>
          </w:pPr>
        </w:pPrChange>
      </w:pPr>
      <w:del w:id="1609" w:author="Ed" w:date="2013-04-02T10:19:00Z">
        <w:r w:rsidRPr="008E6F27" w:rsidDel="00B97924">
          <w:delText>[30]</w:delText>
        </w:r>
        <w:r w:rsidRPr="008E6F27" w:rsidDel="00B97924">
          <w:tab/>
          <w:delText>rethink robotics, “baxter.” .</w:delText>
        </w:r>
        <w:bookmarkStart w:id="1610" w:name="_Toc352766602"/>
        <w:bookmarkStart w:id="1611" w:name="_Toc352766704"/>
        <w:bookmarkStart w:id="1612" w:name="_Toc352766806"/>
        <w:bookmarkEnd w:id="1610"/>
        <w:bookmarkEnd w:id="1611"/>
        <w:bookmarkEnd w:id="1612"/>
      </w:del>
    </w:p>
    <w:p w:rsidR="00697DB7" w:rsidRPr="008E6F27" w:rsidDel="00B97924" w:rsidRDefault="00697DB7" w:rsidP="00606590">
      <w:pPr>
        <w:pStyle w:val="Heading1"/>
        <w:rPr>
          <w:del w:id="1613" w:author="Ed" w:date="2013-04-02T10:19:00Z"/>
        </w:rPr>
        <w:pPrChange w:id="1614" w:author="Ed" w:date="2013-04-03T15:31:00Z">
          <w:pPr>
            <w:pStyle w:val="Bibliography"/>
          </w:pPr>
        </w:pPrChange>
      </w:pPr>
      <w:del w:id="1615" w:author="Ed" w:date="2013-04-02T10:19:00Z">
        <w:r w:rsidRPr="008E6F27" w:rsidDel="00B97924">
          <w:delText>[31]</w:delText>
        </w:r>
        <w:r w:rsidRPr="008E6F27" w:rsidDel="00B97924">
          <w:tab/>
          <w:delText xml:space="preserve">W. Shackleford, R. Norcross, J. Marvel, and S. Szabo, “Integrating occlusion monitoring into human tracking for robot speed and separation monitoring,” in </w:delText>
        </w:r>
        <w:r w:rsidRPr="008E6F27" w:rsidDel="00B97924">
          <w:rPr>
            <w:i/>
            <w:iCs/>
          </w:rPr>
          <w:delText>Proceedings of the Workshop on Performance Metrics for Intelligent Systems</w:delText>
        </w:r>
        <w:r w:rsidRPr="008E6F27" w:rsidDel="00B97924">
          <w:delText>, New York, NY, USA, 2012, pp. 168–173.</w:delText>
        </w:r>
        <w:bookmarkStart w:id="1616" w:name="_Toc352766603"/>
        <w:bookmarkStart w:id="1617" w:name="_Toc352766705"/>
        <w:bookmarkStart w:id="1618" w:name="_Toc352766807"/>
        <w:bookmarkEnd w:id="1616"/>
        <w:bookmarkEnd w:id="1617"/>
        <w:bookmarkEnd w:id="1618"/>
      </w:del>
    </w:p>
    <w:p w:rsidR="001047D9" w:rsidRDefault="0087344B" w:rsidP="00606590">
      <w:pPr>
        <w:pStyle w:val="Heading1"/>
        <w:rPr>
          <w:ins w:id="1619" w:author="Ed" w:date="2013-04-03T11:52:00Z"/>
        </w:rPr>
        <w:pPrChange w:id="1620" w:author="Ed" w:date="2013-04-03T15:31:00Z">
          <w:pPr>
            <w:pStyle w:val="Heading1"/>
          </w:pPr>
        </w:pPrChange>
      </w:pPr>
      <w:r>
        <w:lastRenderedPageBreak/>
        <w:fldChar w:fldCharType="end"/>
      </w:r>
      <w:bookmarkStart w:id="1621" w:name="_Ref352755563"/>
      <w:bookmarkStart w:id="1622" w:name="_Toc351997932"/>
      <w:bookmarkStart w:id="1623" w:name="_Toc352766808"/>
      <w:ins w:id="1624" w:author="Ed" w:date="2013-04-03T11:52:00Z">
        <w:r w:rsidR="001047D9">
          <w:t>Appendix 1: Bill of Materials</w:t>
        </w:r>
        <w:bookmarkEnd w:id="1621"/>
        <w:bookmarkEnd w:id="1623"/>
      </w:ins>
    </w:p>
    <w:tbl>
      <w:tblPr>
        <w:tblStyle w:val="TableGrid"/>
        <w:tblW w:w="0" w:type="auto"/>
        <w:tblInd w:w="14" w:type="dxa"/>
        <w:tblLook w:val="04A0" w:firstRow="1" w:lastRow="0" w:firstColumn="1" w:lastColumn="0" w:noHBand="0" w:noVBand="1"/>
        <w:tblPrChange w:id="1625" w:author="Ed" w:date="2013-04-03T12:27:00Z">
          <w:tblPr>
            <w:tblStyle w:val="TableGrid"/>
            <w:tblW w:w="0" w:type="auto"/>
            <w:tblInd w:w="14" w:type="dxa"/>
            <w:tblLook w:val="04A0" w:firstRow="1" w:lastRow="0" w:firstColumn="1" w:lastColumn="0" w:noHBand="0" w:noVBand="1"/>
          </w:tblPr>
        </w:tblPrChange>
      </w:tblPr>
      <w:tblGrid>
        <w:gridCol w:w="4864"/>
        <w:gridCol w:w="2879"/>
        <w:tblGridChange w:id="1626">
          <w:tblGrid>
            <w:gridCol w:w="14"/>
            <w:gridCol w:w="3070"/>
            <w:gridCol w:w="1794"/>
            <w:gridCol w:w="1085"/>
            <w:gridCol w:w="1794"/>
          </w:tblGrid>
        </w:tblGridChange>
      </w:tblGrid>
      <w:tr w:rsidR="00B161FC" w:rsidTr="00CA19BC">
        <w:trPr>
          <w:ins w:id="1627" w:author="Ed" w:date="2013-04-03T11:54:00Z"/>
          <w:trPrChange w:id="1628" w:author="Ed" w:date="2013-04-03T12:27:00Z">
            <w:trPr>
              <w:gridAfter w:val="0"/>
            </w:trPr>
          </w:trPrChange>
        </w:trPr>
        <w:tc>
          <w:tcPr>
            <w:tcW w:w="4864" w:type="dxa"/>
            <w:tcPrChange w:id="1629" w:author="Ed" w:date="2013-04-03T12:27:00Z">
              <w:tcPr>
                <w:tcW w:w="3084" w:type="dxa"/>
                <w:gridSpan w:val="2"/>
              </w:tcPr>
            </w:tcPrChange>
          </w:tcPr>
          <w:p w:rsidR="00B161FC" w:rsidRDefault="00CA19BC">
            <w:pPr>
              <w:pStyle w:val="NoSpacing"/>
              <w:jc w:val="left"/>
              <w:rPr>
                <w:ins w:id="1630" w:author="Ed" w:date="2013-04-03T11:54:00Z"/>
              </w:rPr>
              <w:pPrChange w:id="1631" w:author="Ed" w:date="2013-04-03T12:08:00Z">
                <w:pPr>
                  <w:pStyle w:val="NoSpacing"/>
                </w:pPr>
              </w:pPrChange>
            </w:pPr>
            <w:ins w:id="1632" w:author="Ed" w:date="2013-04-03T12:26:00Z">
              <w:r>
                <w:t>Item</w:t>
              </w:r>
            </w:ins>
          </w:p>
        </w:tc>
        <w:tc>
          <w:tcPr>
            <w:tcW w:w="2879" w:type="dxa"/>
            <w:tcPrChange w:id="1633" w:author="Ed" w:date="2013-04-03T12:27:00Z">
              <w:tcPr>
                <w:tcW w:w="2879" w:type="dxa"/>
                <w:gridSpan w:val="2"/>
              </w:tcPr>
            </w:tcPrChange>
          </w:tcPr>
          <w:p w:rsidR="00B161FC" w:rsidRDefault="00CA19BC" w:rsidP="001047D9">
            <w:pPr>
              <w:pStyle w:val="NoSpacing"/>
              <w:rPr>
                <w:ins w:id="1634" w:author="Ed" w:date="2013-04-03T11:54:00Z"/>
              </w:rPr>
            </w:pPr>
            <w:ins w:id="1635" w:author="Ed" w:date="2013-04-03T12:26:00Z">
              <w:r>
                <w:t>Cost</w:t>
              </w:r>
            </w:ins>
          </w:p>
        </w:tc>
      </w:tr>
      <w:tr w:rsidR="00B161FC" w:rsidTr="00CA19BC">
        <w:trPr>
          <w:ins w:id="1636" w:author="Ed" w:date="2013-04-03T11:53:00Z"/>
          <w:trPrChange w:id="1637" w:author="Ed" w:date="2013-04-03T12:27:00Z">
            <w:trPr>
              <w:gridAfter w:val="0"/>
            </w:trPr>
          </w:trPrChange>
        </w:trPr>
        <w:tc>
          <w:tcPr>
            <w:tcW w:w="4864" w:type="dxa"/>
            <w:tcPrChange w:id="1638" w:author="Ed" w:date="2013-04-03T12:27:00Z">
              <w:tcPr>
                <w:tcW w:w="3084" w:type="dxa"/>
                <w:gridSpan w:val="2"/>
              </w:tcPr>
            </w:tcPrChange>
          </w:tcPr>
          <w:p w:rsidR="00B161FC" w:rsidRDefault="00B161FC">
            <w:pPr>
              <w:pStyle w:val="NoSpacing"/>
              <w:jc w:val="left"/>
              <w:rPr>
                <w:ins w:id="1639" w:author="Ed" w:date="2013-04-03T11:53:00Z"/>
              </w:rPr>
              <w:pPrChange w:id="1640" w:author="Ed" w:date="2013-04-03T12:12:00Z">
                <w:pPr>
                  <w:ind w:left="0"/>
                </w:pPr>
              </w:pPrChange>
            </w:pPr>
            <w:ins w:id="1641" w:author="Ed" w:date="2013-04-03T12:12:00Z">
              <w:r>
                <w:t>Wheelchair</w:t>
              </w:r>
            </w:ins>
            <w:ins w:id="1642" w:author="Ed" w:date="2013-04-03T11:53:00Z">
              <w:r>
                <w:t xml:space="preserve"> Base</w:t>
              </w:r>
            </w:ins>
          </w:p>
        </w:tc>
        <w:tc>
          <w:tcPr>
            <w:tcW w:w="2879" w:type="dxa"/>
            <w:tcPrChange w:id="1643" w:author="Ed" w:date="2013-04-03T12:27:00Z">
              <w:tcPr>
                <w:tcW w:w="2879" w:type="dxa"/>
                <w:gridSpan w:val="2"/>
              </w:tcPr>
            </w:tcPrChange>
          </w:tcPr>
          <w:p w:rsidR="00B161FC" w:rsidRDefault="00B161FC">
            <w:pPr>
              <w:pStyle w:val="NoSpacing"/>
              <w:jc w:val="right"/>
              <w:rPr>
                <w:ins w:id="1644" w:author="Ed" w:date="2013-04-03T11:53:00Z"/>
              </w:rPr>
              <w:pPrChange w:id="1645" w:author="Ed" w:date="2013-04-03T12:27:00Z">
                <w:pPr>
                  <w:ind w:left="0"/>
                </w:pPr>
              </w:pPrChange>
            </w:pPr>
            <w:ins w:id="1646" w:author="Ed" w:date="2013-04-03T12:08:00Z">
              <w:r>
                <w:t>$3000</w:t>
              </w:r>
            </w:ins>
          </w:p>
        </w:tc>
      </w:tr>
      <w:tr w:rsidR="00B161FC" w:rsidTr="00CA19BC">
        <w:trPr>
          <w:ins w:id="1647" w:author="Ed" w:date="2013-04-03T12:06:00Z"/>
          <w:trPrChange w:id="1648" w:author="Ed" w:date="2013-04-03T12:27:00Z">
            <w:trPr>
              <w:gridAfter w:val="0"/>
            </w:trPr>
          </w:trPrChange>
        </w:trPr>
        <w:tc>
          <w:tcPr>
            <w:tcW w:w="4864" w:type="dxa"/>
            <w:tcPrChange w:id="1649" w:author="Ed" w:date="2013-04-03T12:27:00Z">
              <w:tcPr>
                <w:tcW w:w="3084" w:type="dxa"/>
                <w:gridSpan w:val="2"/>
              </w:tcPr>
            </w:tcPrChange>
          </w:tcPr>
          <w:p w:rsidR="00B161FC" w:rsidRDefault="00B161FC">
            <w:pPr>
              <w:pStyle w:val="NoSpacing"/>
              <w:jc w:val="left"/>
              <w:rPr>
                <w:ins w:id="1650" w:author="Ed" w:date="2013-04-03T12:06:00Z"/>
              </w:rPr>
              <w:pPrChange w:id="1651" w:author="Ed" w:date="2013-04-03T12:08:00Z">
                <w:pPr>
                  <w:pStyle w:val="NoSpacing"/>
                </w:pPr>
              </w:pPrChange>
            </w:pPr>
            <w:ins w:id="1652" w:author="Ed" w:date="2013-04-03T12:06:00Z">
              <w:r>
                <w:t>Batteries</w:t>
              </w:r>
            </w:ins>
          </w:p>
        </w:tc>
        <w:tc>
          <w:tcPr>
            <w:tcW w:w="2879" w:type="dxa"/>
            <w:tcPrChange w:id="1653" w:author="Ed" w:date="2013-04-03T12:27:00Z">
              <w:tcPr>
                <w:tcW w:w="2879" w:type="dxa"/>
                <w:gridSpan w:val="2"/>
              </w:tcPr>
            </w:tcPrChange>
          </w:tcPr>
          <w:p w:rsidR="00B161FC" w:rsidRDefault="00B161FC">
            <w:pPr>
              <w:pStyle w:val="NoSpacing"/>
              <w:jc w:val="right"/>
              <w:rPr>
                <w:ins w:id="1654" w:author="Ed" w:date="2013-04-03T12:06:00Z"/>
              </w:rPr>
              <w:pPrChange w:id="1655" w:author="Ed" w:date="2013-04-03T12:27:00Z">
                <w:pPr>
                  <w:pStyle w:val="NoSpacing"/>
                </w:pPr>
              </w:pPrChange>
            </w:pPr>
            <w:ins w:id="1656" w:author="Ed" w:date="2013-04-03T12:08:00Z">
              <w:r>
                <w:t>$400</w:t>
              </w:r>
            </w:ins>
          </w:p>
        </w:tc>
      </w:tr>
      <w:tr w:rsidR="00B161FC" w:rsidTr="00CA19BC">
        <w:trPr>
          <w:ins w:id="1657" w:author="Ed" w:date="2013-04-03T11:53:00Z"/>
          <w:trPrChange w:id="1658" w:author="Ed" w:date="2013-04-03T12:27:00Z">
            <w:trPr>
              <w:gridAfter w:val="0"/>
            </w:trPr>
          </w:trPrChange>
        </w:trPr>
        <w:tc>
          <w:tcPr>
            <w:tcW w:w="4864" w:type="dxa"/>
            <w:tcPrChange w:id="1659" w:author="Ed" w:date="2013-04-03T12:27:00Z">
              <w:tcPr>
                <w:tcW w:w="3084" w:type="dxa"/>
                <w:gridSpan w:val="2"/>
              </w:tcPr>
            </w:tcPrChange>
          </w:tcPr>
          <w:p w:rsidR="00B161FC" w:rsidRDefault="00B161FC">
            <w:pPr>
              <w:pStyle w:val="NoSpacing"/>
              <w:jc w:val="left"/>
              <w:rPr>
                <w:ins w:id="1660" w:author="Ed" w:date="2013-04-03T11:53:00Z"/>
              </w:rPr>
              <w:pPrChange w:id="1661" w:author="Ed" w:date="2013-04-03T12:08:00Z">
                <w:pPr>
                  <w:ind w:left="0"/>
                </w:pPr>
              </w:pPrChange>
            </w:pPr>
            <w:ins w:id="1662" w:author="Ed" w:date="2013-04-03T11:54:00Z">
              <w:r>
                <w:t>Chassis Frame Materials</w:t>
              </w:r>
            </w:ins>
          </w:p>
        </w:tc>
        <w:tc>
          <w:tcPr>
            <w:tcW w:w="2879" w:type="dxa"/>
            <w:tcPrChange w:id="1663" w:author="Ed" w:date="2013-04-03T12:27:00Z">
              <w:tcPr>
                <w:tcW w:w="2879" w:type="dxa"/>
                <w:gridSpan w:val="2"/>
              </w:tcPr>
            </w:tcPrChange>
          </w:tcPr>
          <w:p w:rsidR="00B161FC" w:rsidRDefault="00B161FC">
            <w:pPr>
              <w:pStyle w:val="NoSpacing"/>
              <w:jc w:val="right"/>
              <w:rPr>
                <w:ins w:id="1664" w:author="Ed" w:date="2013-04-03T11:53:00Z"/>
              </w:rPr>
              <w:pPrChange w:id="1665" w:author="Ed" w:date="2013-04-03T12:27:00Z">
                <w:pPr>
                  <w:ind w:left="0"/>
                </w:pPr>
              </w:pPrChange>
            </w:pPr>
            <w:ins w:id="1666" w:author="Ed" w:date="2013-04-03T12:08:00Z">
              <w:r>
                <w:t>$1000</w:t>
              </w:r>
            </w:ins>
          </w:p>
        </w:tc>
      </w:tr>
      <w:tr w:rsidR="00B161FC" w:rsidTr="00CA19BC">
        <w:trPr>
          <w:ins w:id="1667" w:author="Ed" w:date="2013-04-03T11:53:00Z"/>
          <w:trPrChange w:id="1668" w:author="Ed" w:date="2013-04-03T12:27:00Z">
            <w:trPr>
              <w:gridAfter w:val="0"/>
            </w:trPr>
          </w:trPrChange>
        </w:trPr>
        <w:tc>
          <w:tcPr>
            <w:tcW w:w="4864" w:type="dxa"/>
            <w:tcPrChange w:id="1669" w:author="Ed" w:date="2013-04-03T12:27:00Z">
              <w:tcPr>
                <w:tcW w:w="3084" w:type="dxa"/>
                <w:gridSpan w:val="2"/>
              </w:tcPr>
            </w:tcPrChange>
          </w:tcPr>
          <w:p w:rsidR="00B161FC" w:rsidRDefault="00B161FC">
            <w:pPr>
              <w:pStyle w:val="NoSpacing"/>
              <w:jc w:val="left"/>
              <w:rPr>
                <w:ins w:id="1670" w:author="Ed" w:date="2013-04-03T11:53:00Z"/>
              </w:rPr>
              <w:pPrChange w:id="1671" w:author="Ed" w:date="2013-04-03T12:08:00Z">
                <w:pPr>
                  <w:ind w:left="0"/>
                </w:pPr>
              </w:pPrChange>
            </w:pPr>
            <w:ins w:id="1672" w:author="Ed" w:date="2013-04-03T11:54:00Z">
              <w:r>
                <w:t>LIDAR</w:t>
              </w:r>
            </w:ins>
          </w:p>
        </w:tc>
        <w:tc>
          <w:tcPr>
            <w:tcW w:w="2879" w:type="dxa"/>
            <w:tcPrChange w:id="1673" w:author="Ed" w:date="2013-04-03T12:27:00Z">
              <w:tcPr>
                <w:tcW w:w="2879" w:type="dxa"/>
                <w:gridSpan w:val="2"/>
              </w:tcPr>
            </w:tcPrChange>
          </w:tcPr>
          <w:p w:rsidR="00B161FC" w:rsidRDefault="00B161FC">
            <w:pPr>
              <w:pStyle w:val="NoSpacing"/>
              <w:jc w:val="right"/>
              <w:rPr>
                <w:ins w:id="1674" w:author="Ed" w:date="2013-04-03T11:53:00Z"/>
              </w:rPr>
              <w:pPrChange w:id="1675" w:author="Ed" w:date="2013-04-03T12:27:00Z">
                <w:pPr>
                  <w:ind w:left="0"/>
                </w:pPr>
              </w:pPrChange>
            </w:pPr>
            <w:ins w:id="1676" w:author="Ed" w:date="2013-04-03T12:08:00Z">
              <w:r>
                <w:t>$6000</w:t>
              </w:r>
            </w:ins>
          </w:p>
        </w:tc>
      </w:tr>
      <w:tr w:rsidR="00B161FC" w:rsidTr="00CA19BC">
        <w:trPr>
          <w:ins w:id="1677" w:author="Ed" w:date="2013-04-03T11:53:00Z"/>
          <w:trPrChange w:id="1678" w:author="Ed" w:date="2013-04-03T12:27:00Z">
            <w:trPr>
              <w:gridAfter w:val="0"/>
            </w:trPr>
          </w:trPrChange>
        </w:trPr>
        <w:tc>
          <w:tcPr>
            <w:tcW w:w="4864" w:type="dxa"/>
            <w:tcPrChange w:id="1679" w:author="Ed" w:date="2013-04-03T12:27:00Z">
              <w:tcPr>
                <w:tcW w:w="3084" w:type="dxa"/>
                <w:gridSpan w:val="2"/>
              </w:tcPr>
            </w:tcPrChange>
          </w:tcPr>
          <w:p w:rsidR="00B161FC" w:rsidRDefault="00B161FC">
            <w:pPr>
              <w:pStyle w:val="NoSpacing"/>
              <w:jc w:val="left"/>
              <w:rPr>
                <w:ins w:id="1680" w:author="Ed" w:date="2013-04-03T11:53:00Z"/>
              </w:rPr>
              <w:pPrChange w:id="1681" w:author="Ed" w:date="2013-04-03T12:08:00Z">
                <w:pPr>
                  <w:ind w:left="0"/>
                </w:pPr>
              </w:pPrChange>
            </w:pPr>
            <w:ins w:id="1682" w:author="Ed" w:date="2013-04-03T11:55:00Z">
              <w:r>
                <w:t>IRB-120/IRC5</w:t>
              </w:r>
            </w:ins>
          </w:p>
        </w:tc>
        <w:tc>
          <w:tcPr>
            <w:tcW w:w="2879" w:type="dxa"/>
            <w:tcPrChange w:id="1683" w:author="Ed" w:date="2013-04-03T12:27:00Z">
              <w:tcPr>
                <w:tcW w:w="2879" w:type="dxa"/>
                <w:gridSpan w:val="2"/>
              </w:tcPr>
            </w:tcPrChange>
          </w:tcPr>
          <w:p w:rsidR="00B161FC" w:rsidRDefault="00CA19BC">
            <w:pPr>
              <w:pStyle w:val="NoSpacing"/>
              <w:jc w:val="right"/>
              <w:rPr>
                <w:ins w:id="1684" w:author="Ed" w:date="2013-04-03T11:53:00Z"/>
              </w:rPr>
              <w:pPrChange w:id="1685" w:author="Ed" w:date="2013-04-03T12:27:00Z">
                <w:pPr>
                  <w:ind w:left="0"/>
                </w:pPr>
              </w:pPrChange>
            </w:pPr>
            <w:ins w:id="1686" w:author="Ed" w:date="2013-04-03T12:27:00Z">
              <w:r>
                <w:t>$</w:t>
              </w:r>
              <w:commentRangeStart w:id="1687"/>
              <w:r>
                <w:t>15000</w:t>
              </w:r>
            </w:ins>
            <w:commentRangeEnd w:id="1687"/>
            <w:ins w:id="1688" w:author="Ed" w:date="2013-04-03T12:28:00Z">
              <w:r w:rsidR="00835419">
                <w:rPr>
                  <w:rStyle w:val="CommentReference"/>
                </w:rPr>
                <w:commentReference w:id="1687"/>
              </w:r>
            </w:ins>
          </w:p>
        </w:tc>
      </w:tr>
      <w:tr w:rsidR="00B161FC" w:rsidTr="00CA19BC">
        <w:trPr>
          <w:ins w:id="1689" w:author="Ed" w:date="2013-04-03T11:53:00Z"/>
          <w:trPrChange w:id="1690" w:author="Ed" w:date="2013-04-03T12:27:00Z">
            <w:trPr>
              <w:gridAfter w:val="0"/>
            </w:trPr>
          </w:trPrChange>
        </w:trPr>
        <w:tc>
          <w:tcPr>
            <w:tcW w:w="4864" w:type="dxa"/>
            <w:tcPrChange w:id="1691" w:author="Ed" w:date="2013-04-03T12:27:00Z">
              <w:tcPr>
                <w:tcW w:w="3084" w:type="dxa"/>
                <w:gridSpan w:val="2"/>
              </w:tcPr>
            </w:tcPrChange>
          </w:tcPr>
          <w:p w:rsidR="00B161FC" w:rsidRDefault="00B161FC">
            <w:pPr>
              <w:pStyle w:val="NoSpacing"/>
              <w:jc w:val="left"/>
              <w:rPr>
                <w:ins w:id="1692" w:author="Ed" w:date="2013-04-03T11:59:00Z"/>
              </w:rPr>
              <w:pPrChange w:id="1693" w:author="Ed" w:date="2013-04-03T12:08:00Z">
                <w:pPr>
                  <w:ind w:left="0"/>
                </w:pPr>
              </w:pPrChange>
            </w:pPr>
            <w:ins w:id="1694" w:author="Ed" w:date="2013-04-03T11:55:00Z">
              <w:r>
                <w:t>cRIO 907</w:t>
              </w:r>
            </w:ins>
            <w:ins w:id="1695" w:author="Ed" w:date="2013-04-03T11:59:00Z">
              <w:r>
                <w:t>4</w:t>
              </w:r>
            </w:ins>
          </w:p>
          <w:p w:rsidR="00B161FC" w:rsidRDefault="00B161FC">
            <w:pPr>
              <w:pStyle w:val="NoSpacing"/>
              <w:jc w:val="left"/>
              <w:rPr>
                <w:ins w:id="1696" w:author="Ed" w:date="2013-04-03T11:59:00Z"/>
              </w:rPr>
              <w:pPrChange w:id="1697" w:author="Ed" w:date="2013-04-03T12:08:00Z">
                <w:pPr>
                  <w:ind w:left="0"/>
                </w:pPr>
              </w:pPrChange>
            </w:pPr>
            <w:ins w:id="1698" w:author="Ed" w:date="2013-04-03T11:55:00Z">
              <w:r>
                <w:t>+ 9</w:t>
              </w:r>
            </w:ins>
            <w:ins w:id="1699" w:author="Ed" w:date="2013-04-03T11:56:00Z">
              <w:r>
                <w:t>4</w:t>
              </w:r>
            </w:ins>
            <w:ins w:id="1700" w:author="Ed" w:date="2013-04-03T11:58:00Z">
              <w:r>
                <w:t>0</w:t>
              </w:r>
            </w:ins>
            <w:ins w:id="1701" w:author="Ed" w:date="2013-04-03T11:55:00Z">
              <w:r>
                <w:t>3 DIO module</w:t>
              </w:r>
            </w:ins>
          </w:p>
          <w:p w:rsidR="00B161FC" w:rsidRDefault="00B161FC">
            <w:pPr>
              <w:pStyle w:val="NoSpacing"/>
              <w:jc w:val="left"/>
              <w:rPr>
                <w:ins w:id="1702" w:author="Ed" w:date="2013-04-03T11:59:00Z"/>
              </w:rPr>
              <w:pPrChange w:id="1703" w:author="Ed" w:date="2013-04-03T12:08:00Z">
                <w:pPr>
                  <w:ind w:left="0"/>
                </w:pPr>
              </w:pPrChange>
            </w:pPr>
            <w:ins w:id="1704" w:author="Ed" w:date="2013-04-03T11:59:00Z">
              <w:r>
                <w:t>+9401 DIO module</w:t>
              </w:r>
            </w:ins>
          </w:p>
          <w:p w:rsidR="00B161FC" w:rsidRDefault="00B161FC">
            <w:pPr>
              <w:pStyle w:val="NoSpacing"/>
              <w:jc w:val="left"/>
              <w:rPr>
                <w:ins w:id="1705" w:author="Ed" w:date="2013-04-03T11:53:00Z"/>
              </w:rPr>
              <w:pPrChange w:id="1706" w:author="Ed" w:date="2013-04-03T12:08:00Z">
                <w:pPr>
                  <w:ind w:left="0"/>
                </w:pPr>
              </w:pPrChange>
            </w:pPr>
            <w:ins w:id="1707" w:author="Ed" w:date="2013-04-03T11:59:00Z">
              <w:r>
                <w:t>+</w:t>
              </w:r>
            </w:ins>
            <w:ins w:id="1708" w:author="Ed" w:date="2013-04-03T11:55:00Z">
              <w:r>
                <w:t xml:space="preserve"> </w:t>
              </w:r>
            </w:ins>
            <w:ins w:id="1709" w:author="Ed" w:date="2013-04-03T11:56:00Z">
              <w:r>
                <w:t xml:space="preserve">9201 analog input module, </w:t>
              </w:r>
            </w:ins>
          </w:p>
        </w:tc>
        <w:tc>
          <w:tcPr>
            <w:tcW w:w="2879" w:type="dxa"/>
            <w:tcPrChange w:id="1710" w:author="Ed" w:date="2013-04-03T12:27:00Z">
              <w:tcPr>
                <w:tcW w:w="2879" w:type="dxa"/>
                <w:gridSpan w:val="2"/>
              </w:tcPr>
            </w:tcPrChange>
          </w:tcPr>
          <w:p w:rsidR="00B161FC" w:rsidRDefault="00B161FC">
            <w:pPr>
              <w:pStyle w:val="NoSpacing"/>
              <w:jc w:val="right"/>
              <w:rPr>
                <w:ins w:id="1711" w:author="Ed" w:date="2013-04-03T11:53:00Z"/>
              </w:rPr>
              <w:pPrChange w:id="1712" w:author="Ed" w:date="2013-04-03T12:27:00Z">
                <w:pPr>
                  <w:ind w:left="0"/>
                </w:pPr>
              </w:pPrChange>
            </w:pPr>
            <w:ins w:id="1713" w:author="Ed" w:date="2013-04-03T12:10:00Z">
              <w:r>
                <w:t>$4150</w:t>
              </w:r>
            </w:ins>
          </w:p>
        </w:tc>
      </w:tr>
      <w:tr w:rsidR="00B161FC" w:rsidTr="00CA19BC">
        <w:trPr>
          <w:ins w:id="1714" w:author="Ed" w:date="2013-04-03T11:53:00Z"/>
          <w:trPrChange w:id="1715" w:author="Ed" w:date="2013-04-03T12:27:00Z">
            <w:trPr>
              <w:gridAfter w:val="0"/>
            </w:trPr>
          </w:trPrChange>
        </w:trPr>
        <w:tc>
          <w:tcPr>
            <w:tcW w:w="4864" w:type="dxa"/>
            <w:tcPrChange w:id="1716" w:author="Ed" w:date="2013-04-03T12:27:00Z">
              <w:tcPr>
                <w:tcW w:w="3084" w:type="dxa"/>
                <w:gridSpan w:val="2"/>
              </w:tcPr>
            </w:tcPrChange>
          </w:tcPr>
          <w:p w:rsidR="00B161FC" w:rsidRDefault="00B161FC">
            <w:pPr>
              <w:pStyle w:val="NoSpacing"/>
              <w:jc w:val="left"/>
              <w:rPr>
                <w:ins w:id="1717" w:author="Ed" w:date="2013-04-03T11:53:00Z"/>
              </w:rPr>
              <w:pPrChange w:id="1718" w:author="Ed" w:date="2013-04-03T12:08:00Z">
                <w:pPr>
                  <w:ind w:left="0"/>
                </w:pPr>
              </w:pPrChange>
            </w:pPr>
            <w:ins w:id="1719" w:author="Ed" w:date="2013-04-03T12:01:00Z">
              <w:r>
                <w:t>PC</w:t>
              </w:r>
            </w:ins>
          </w:p>
        </w:tc>
        <w:tc>
          <w:tcPr>
            <w:tcW w:w="2879" w:type="dxa"/>
            <w:tcPrChange w:id="1720" w:author="Ed" w:date="2013-04-03T12:27:00Z">
              <w:tcPr>
                <w:tcW w:w="2879" w:type="dxa"/>
                <w:gridSpan w:val="2"/>
              </w:tcPr>
            </w:tcPrChange>
          </w:tcPr>
          <w:p w:rsidR="00B161FC" w:rsidRDefault="00B161FC">
            <w:pPr>
              <w:pStyle w:val="NoSpacing"/>
              <w:jc w:val="right"/>
              <w:rPr>
                <w:ins w:id="1721" w:author="Ed" w:date="2013-04-03T11:53:00Z"/>
              </w:rPr>
              <w:pPrChange w:id="1722" w:author="Ed" w:date="2013-04-03T12:27:00Z">
                <w:pPr>
                  <w:ind w:left="0"/>
                </w:pPr>
              </w:pPrChange>
            </w:pPr>
            <w:ins w:id="1723" w:author="Ed" w:date="2013-04-03T12:10:00Z">
              <w:r>
                <w:t>$550</w:t>
              </w:r>
            </w:ins>
          </w:p>
        </w:tc>
      </w:tr>
      <w:tr w:rsidR="00B161FC" w:rsidTr="00CA19BC">
        <w:trPr>
          <w:ins w:id="1724" w:author="Ed" w:date="2013-04-03T11:53:00Z"/>
          <w:trPrChange w:id="1725" w:author="Ed" w:date="2013-04-03T12:27:00Z">
            <w:trPr>
              <w:gridAfter w:val="0"/>
            </w:trPr>
          </w:trPrChange>
        </w:trPr>
        <w:tc>
          <w:tcPr>
            <w:tcW w:w="4864" w:type="dxa"/>
            <w:tcPrChange w:id="1726" w:author="Ed" w:date="2013-04-03T12:27:00Z">
              <w:tcPr>
                <w:tcW w:w="3084" w:type="dxa"/>
                <w:gridSpan w:val="2"/>
              </w:tcPr>
            </w:tcPrChange>
          </w:tcPr>
          <w:p w:rsidR="00B161FC" w:rsidRDefault="00B161FC">
            <w:pPr>
              <w:pStyle w:val="NoSpacing"/>
              <w:jc w:val="left"/>
              <w:rPr>
                <w:ins w:id="1727" w:author="Ed" w:date="2013-04-03T11:53:00Z"/>
              </w:rPr>
              <w:pPrChange w:id="1728" w:author="Ed" w:date="2013-04-03T12:08:00Z">
                <w:pPr>
                  <w:ind w:left="0"/>
                </w:pPr>
              </w:pPrChange>
            </w:pPr>
            <w:ins w:id="1729" w:author="Ed" w:date="2013-04-03T12:01:00Z">
              <w:r>
                <w:t>Kinect</w:t>
              </w:r>
            </w:ins>
          </w:p>
        </w:tc>
        <w:tc>
          <w:tcPr>
            <w:tcW w:w="2879" w:type="dxa"/>
            <w:tcPrChange w:id="1730" w:author="Ed" w:date="2013-04-03T12:27:00Z">
              <w:tcPr>
                <w:tcW w:w="2879" w:type="dxa"/>
                <w:gridSpan w:val="2"/>
              </w:tcPr>
            </w:tcPrChange>
          </w:tcPr>
          <w:p w:rsidR="00B161FC" w:rsidRDefault="00B161FC">
            <w:pPr>
              <w:pStyle w:val="NoSpacing"/>
              <w:jc w:val="right"/>
              <w:rPr>
                <w:ins w:id="1731" w:author="Ed" w:date="2013-04-03T11:53:00Z"/>
              </w:rPr>
              <w:pPrChange w:id="1732" w:author="Ed" w:date="2013-04-03T12:27:00Z">
                <w:pPr>
                  <w:ind w:left="0"/>
                </w:pPr>
              </w:pPrChange>
            </w:pPr>
            <w:ins w:id="1733" w:author="Ed" w:date="2013-04-03T12:10:00Z">
              <w:r>
                <w:t>$</w:t>
              </w:r>
            </w:ins>
            <w:ins w:id="1734" w:author="Ed" w:date="2013-04-03T12:11:00Z">
              <w:r>
                <w:t>150</w:t>
              </w:r>
            </w:ins>
          </w:p>
        </w:tc>
      </w:tr>
      <w:tr w:rsidR="00B161FC" w:rsidTr="00CA19BC">
        <w:trPr>
          <w:ins w:id="1735" w:author="Ed" w:date="2013-04-03T11:53:00Z"/>
          <w:trPrChange w:id="1736" w:author="Ed" w:date="2013-04-03T12:27:00Z">
            <w:trPr>
              <w:gridAfter w:val="0"/>
            </w:trPr>
          </w:trPrChange>
        </w:trPr>
        <w:tc>
          <w:tcPr>
            <w:tcW w:w="4864" w:type="dxa"/>
            <w:tcPrChange w:id="1737" w:author="Ed" w:date="2013-04-03T12:27:00Z">
              <w:tcPr>
                <w:tcW w:w="3084" w:type="dxa"/>
                <w:gridSpan w:val="2"/>
              </w:tcPr>
            </w:tcPrChange>
          </w:tcPr>
          <w:p w:rsidR="00B161FC" w:rsidRDefault="00B161FC">
            <w:pPr>
              <w:pStyle w:val="NoSpacing"/>
              <w:jc w:val="left"/>
              <w:rPr>
                <w:ins w:id="1738" w:author="Ed" w:date="2013-04-03T11:53:00Z"/>
              </w:rPr>
              <w:pPrChange w:id="1739" w:author="Ed" w:date="2013-04-03T12:08:00Z">
                <w:pPr>
                  <w:ind w:left="0"/>
                </w:pPr>
              </w:pPrChange>
            </w:pPr>
            <w:ins w:id="1740" w:author="Ed" w:date="2013-04-03T12:02:00Z">
              <w:r>
                <w:t>Grayhill Encoder (4)</w:t>
              </w:r>
            </w:ins>
          </w:p>
        </w:tc>
        <w:tc>
          <w:tcPr>
            <w:tcW w:w="2879" w:type="dxa"/>
            <w:tcPrChange w:id="1741" w:author="Ed" w:date="2013-04-03T12:27:00Z">
              <w:tcPr>
                <w:tcW w:w="2879" w:type="dxa"/>
                <w:gridSpan w:val="2"/>
              </w:tcPr>
            </w:tcPrChange>
          </w:tcPr>
          <w:p w:rsidR="00B161FC" w:rsidRDefault="00B161FC">
            <w:pPr>
              <w:pStyle w:val="NoSpacing"/>
              <w:jc w:val="right"/>
              <w:rPr>
                <w:ins w:id="1742" w:author="Ed" w:date="2013-04-03T11:53:00Z"/>
              </w:rPr>
              <w:pPrChange w:id="1743" w:author="Ed" w:date="2013-04-03T12:27:00Z">
                <w:pPr>
                  <w:ind w:left="0"/>
                </w:pPr>
              </w:pPrChange>
            </w:pPr>
            <w:ins w:id="1744" w:author="Ed" w:date="2013-04-03T12:12:00Z">
              <w:r>
                <w:t>$320</w:t>
              </w:r>
            </w:ins>
          </w:p>
        </w:tc>
      </w:tr>
      <w:tr w:rsidR="00B161FC" w:rsidTr="00CA19BC">
        <w:trPr>
          <w:ins w:id="1745" w:author="Ed" w:date="2013-04-03T12:04:00Z"/>
          <w:trPrChange w:id="1746" w:author="Ed" w:date="2013-04-03T12:27:00Z">
            <w:trPr>
              <w:gridAfter w:val="0"/>
            </w:trPr>
          </w:trPrChange>
        </w:trPr>
        <w:tc>
          <w:tcPr>
            <w:tcW w:w="4864" w:type="dxa"/>
            <w:tcPrChange w:id="1747" w:author="Ed" w:date="2013-04-03T12:27:00Z">
              <w:tcPr>
                <w:tcW w:w="3084" w:type="dxa"/>
                <w:gridSpan w:val="2"/>
              </w:tcPr>
            </w:tcPrChange>
          </w:tcPr>
          <w:p w:rsidR="00B161FC" w:rsidRDefault="00B161FC">
            <w:pPr>
              <w:pStyle w:val="NoSpacing"/>
              <w:jc w:val="left"/>
              <w:rPr>
                <w:ins w:id="1748" w:author="Ed" w:date="2013-04-03T12:04:00Z"/>
              </w:rPr>
              <w:pPrChange w:id="1749" w:author="Ed" w:date="2013-04-03T12:08:00Z">
                <w:pPr>
                  <w:pStyle w:val="NoSpacing"/>
                </w:pPr>
              </w:pPrChange>
            </w:pPr>
            <w:ins w:id="1750" w:author="Ed" w:date="2013-04-03T12:04:00Z">
              <w:r>
                <w:t>13.8 v Regulator</w:t>
              </w:r>
            </w:ins>
          </w:p>
        </w:tc>
        <w:tc>
          <w:tcPr>
            <w:tcW w:w="2879" w:type="dxa"/>
            <w:tcPrChange w:id="1751" w:author="Ed" w:date="2013-04-03T12:27:00Z">
              <w:tcPr>
                <w:tcW w:w="2879" w:type="dxa"/>
                <w:gridSpan w:val="2"/>
              </w:tcPr>
            </w:tcPrChange>
          </w:tcPr>
          <w:p w:rsidR="00B161FC" w:rsidRDefault="006349D4">
            <w:pPr>
              <w:pStyle w:val="NoSpacing"/>
              <w:jc w:val="right"/>
              <w:rPr>
                <w:ins w:id="1752" w:author="Ed" w:date="2013-04-03T12:04:00Z"/>
              </w:rPr>
              <w:pPrChange w:id="1753" w:author="Ed" w:date="2013-04-03T12:27:00Z">
                <w:pPr>
                  <w:pStyle w:val="NoSpacing"/>
                </w:pPr>
              </w:pPrChange>
            </w:pPr>
            <w:ins w:id="1754" w:author="Ed" w:date="2013-04-03T12:13:00Z">
              <w:r>
                <w:t>$81</w:t>
              </w:r>
            </w:ins>
          </w:p>
        </w:tc>
      </w:tr>
      <w:tr w:rsidR="00B161FC" w:rsidTr="00CA19BC">
        <w:trPr>
          <w:ins w:id="1755" w:author="Ed" w:date="2013-04-03T12:04:00Z"/>
          <w:trPrChange w:id="1756" w:author="Ed" w:date="2013-04-03T12:27:00Z">
            <w:trPr>
              <w:gridAfter w:val="0"/>
            </w:trPr>
          </w:trPrChange>
        </w:trPr>
        <w:tc>
          <w:tcPr>
            <w:tcW w:w="4864" w:type="dxa"/>
            <w:tcPrChange w:id="1757" w:author="Ed" w:date="2013-04-03T12:27:00Z">
              <w:tcPr>
                <w:tcW w:w="3084" w:type="dxa"/>
                <w:gridSpan w:val="2"/>
              </w:tcPr>
            </w:tcPrChange>
          </w:tcPr>
          <w:p w:rsidR="00B161FC" w:rsidRDefault="00B161FC">
            <w:pPr>
              <w:pStyle w:val="NoSpacing"/>
              <w:jc w:val="left"/>
              <w:rPr>
                <w:ins w:id="1758" w:author="Ed" w:date="2013-04-03T12:04:00Z"/>
              </w:rPr>
              <w:pPrChange w:id="1759" w:author="Ed" w:date="2013-04-03T12:08:00Z">
                <w:pPr>
                  <w:pStyle w:val="NoSpacing"/>
                </w:pPr>
              </w:pPrChange>
            </w:pPr>
            <w:ins w:id="1760" w:author="Ed" w:date="2013-04-03T12:05:00Z">
              <w:r>
                <w:t>I/O Breakout Board</w:t>
              </w:r>
            </w:ins>
          </w:p>
        </w:tc>
        <w:tc>
          <w:tcPr>
            <w:tcW w:w="2879" w:type="dxa"/>
            <w:tcPrChange w:id="1761" w:author="Ed" w:date="2013-04-03T12:27:00Z">
              <w:tcPr>
                <w:tcW w:w="2879" w:type="dxa"/>
                <w:gridSpan w:val="2"/>
              </w:tcPr>
            </w:tcPrChange>
          </w:tcPr>
          <w:p w:rsidR="00B161FC" w:rsidRDefault="006349D4">
            <w:pPr>
              <w:pStyle w:val="NoSpacing"/>
              <w:jc w:val="right"/>
              <w:rPr>
                <w:ins w:id="1762" w:author="Ed" w:date="2013-04-03T12:04:00Z"/>
              </w:rPr>
              <w:pPrChange w:id="1763" w:author="Ed" w:date="2013-04-03T12:27:00Z">
                <w:pPr>
                  <w:pStyle w:val="NoSpacing"/>
                </w:pPr>
              </w:pPrChange>
            </w:pPr>
            <w:ins w:id="1764" w:author="Ed" w:date="2013-04-03T12:13:00Z">
              <w:r>
                <w:t>$</w:t>
              </w:r>
            </w:ins>
            <w:ins w:id="1765" w:author="Ed" w:date="2013-04-03T12:15:00Z">
              <w:r>
                <w:t>45</w:t>
              </w:r>
            </w:ins>
          </w:p>
        </w:tc>
      </w:tr>
      <w:tr w:rsidR="00B161FC" w:rsidTr="00CA19BC">
        <w:trPr>
          <w:ins w:id="1766" w:author="Ed" w:date="2013-04-03T12:05:00Z"/>
          <w:trPrChange w:id="1767" w:author="Ed" w:date="2013-04-03T12:27:00Z">
            <w:trPr>
              <w:gridAfter w:val="0"/>
            </w:trPr>
          </w:trPrChange>
        </w:trPr>
        <w:tc>
          <w:tcPr>
            <w:tcW w:w="4864" w:type="dxa"/>
            <w:tcPrChange w:id="1768" w:author="Ed" w:date="2013-04-03T12:27:00Z">
              <w:tcPr>
                <w:tcW w:w="3084" w:type="dxa"/>
                <w:gridSpan w:val="2"/>
              </w:tcPr>
            </w:tcPrChange>
          </w:tcPr>
          <w:p w:rsidR="00B161FC" w:rsidRDefault="00B161FC">
            <w:pPr>
              <w:pStyle w:val="NoSpacing"/>
              <w:jc w:val="left"/>
              <w:rPr>
                <w:ins w:id="1769" w:author="Ed" w:date="2013-04-03T12:05:00Z"/>
              </w:rPr>
              <w:pPrChange w:id="1770" w:author="Ed" w:date="2013-04-03T12:08:00Z">
                <w:pPr>
                  <w:pStyle w:val="NoSpacing"/>
                </w:pPr>
              </w:pPrChange>
            </w:pPr>
            <w:ins w:id="1771" w:author="Ed" w:date="2013-04-03T12:05:00Z">
              <w:r>
                <w:t>Emergency Stop System</w:t>
              </w:r>
            </w:ins>
          </w:p>
        </w:tc>
        <w:tc>
          <w:tcPr>
            <w:tcW w:w="2879" w:type="dxa"/>
            <w:tcPrChange w:id="1772" w:author="Ed" w:date="2013-04-03T12:27:00Z">
              <w:tcPr>
                <w:tcW w:w="2879" w:type="dxa"/>
                <w:gridSpan w:val="2"/>
              </w:tcPr>
            </w:tcPrChange>
          </w:tcPr>
          <w:p w:rsidR="00B161FC" w:rsidRDefault="006349D4">
            <w:pPr>
              <w:pStyle w:val="NoSpacing"/>
              <w:jc w:val="right"/>
              <w:rPr>
                <w:ins w:id="1773" w:author="Ed" w:date="2013-04-03T12:05:00Z"/>
              </w:rPr>
              <w:pPrChange w:id="1774" w:author="Ed" w:date="2013-04-03T12:27:00Z">
                <w:pPr>
                  <w:pStyle w:val="NoSpacing"/>
                </w:pPr>
              </w:pPrChange>
            </w:pPr>
            <w:ins w:id="1775" w:author="Ed" w:date="2013-04-03T12:13:00Z">
              <w:r>
                <w:t>$</w:t>
              </w:r>
            </w:ins>
            <w:ins w:id="1776" w:author="Ed" w:date="2013-04-03T12:26:00Z">
              <w:r w:rsidR="00523298">
                <w:t>160</w:t>
              </w:r>
            </w:ins>
          </w:p>
        </w:tc>
      </w:tr>
      <w:tr w:rsidR="00B161FC" w:rsidTr="00CA19BC">
        <w:trPr>
          <w:ins w:id="1777" w:author="Ed" w:date="2013-04-03T12:05:00Z"/>
          <w:trPrChange w:id="1778" w:author="Ed" w:date="2013-04-03T12:27:00Z">
            <w:trPr>
              <w:gridAfter w:val="0"/>
            </w:trPr>
          </w:trPrChange>
        </w:trPr>
        <w:tc>
          <w:tcPr>
            <w:tcW w:w="4864" w:type="dxa"/>
            <w:tcPrChange w:id="1779" w:author="Ed" w:date="2013-04-03T12:27:00Z">
              <w:tcPr>
                <w:tcW w:w="3084" w:type="dxa"/>
                <w:gridSpan w:val="2"/>
              </w:tcPr>
            </w:tcPrChange>
          </w:tcPr>
          <w:p w:rsidR="00B161FC" w:rsidRDefault="00B161FC">
            <w:pPr>
              <w:pStyle w:val="NoSpacing"/>
              <w:jc w:val="left"/>
              <w:rPr>
                <w:ins w:id="1780" w:author="Ed" w:date="2013-04-03T12:05:00Z"/>
              </w:rPr>
              <w:pPrChange w:id="1781" w:author="Ed" w:date="2013-04-03T12:08:00Z">
                <w:pPr>
                  <w:pStyle w:val="NoSpacing"/>
                </w:pPr>
              </w:pPrChange>
            </w:pPr>
            <w:ins w:id="1782" w:author="Ed" w:date="2013-04-03T12:05:00Z">
              <w:r>
                <w:t>AC Inverter</w:t>
              </w:r>
            </w:ins>
          </w:p>
        </w:tc>
        <w:tc>
          <w:tcPr>
            <w:tcW w:w="2879" w:type="dxa"/>
            <w:tcPrChange w:id="1783" w:author="Ed" w:date="2013-04-03T12:27:00Z">
              <w:tcPr>
                <w:tcW w:w="2879" w:type="dxa"/>
                <w:gridSpan w:val="2"/>
              </w:tcPr>
            </w:tcPrChange>
          </w:tcPr>
          <w:p w:rsidR="00B161FC" w:rsidRDefault="006349D4">
            <w:pPr>
              <w:pStyle w:val="NoSpacing"/>
              <w:jc w:val="right"/>
              <w:rPr>
                <w:ins w:id="1784" w:author="Ed" w:date="2013-04-03T12:05:00Z"/>
              </w:rPr>
              <w:pPrChange w:id="1785" w:author="Ed" w:date="2013-04-03T12:27:00Z">
                <w:pPr>
                  <w:pStyle w:val="NoSpacing"/>
                </w:pPr>
              </w:pPrChange>
            </w:pPr>
            <w:ins w:id="1786" w:author="Ed" w:date="2013-04-03T12:18:00Z">
              <w:r>
                <w:t>$322</w:t>
              </w:r>
            </w:ins>
          </w:p>
        </w:tc>
      </w:tr>
      <w:tr w:rsidR="00B161FC" w:rsidTr="00CA19BC">
        <w:trPr>
          <w:ins w:id="1787" w:author="Ed" w:date="2013-04-03T12:05:00Z"/>
          <w:trPrChange w:id="1788" w:author="Ed" w:date="2013-04-03T12:27:00Z">
            <w:trPr>
              <w:gridAfter w:val="0"/>
            </w:trPr>
          </w:trPrChange>
        </w:trPr>
        <w:tc>
          <w:tcPr>
            <w:tcW w:w="4864" w:type="dxa"/>
            <w:tcPrChange w:id="1789" w:author="Ed" w:date="2013-04-03T12:27:00Z">
              <w:tcPr>
                <w:tcW w:w="3084" w:type="dxa"/>
                <w:gridSpan w:val="2"/>
              </w:tcPr>
            </w:tcPrChange>
          </w:tcPr>
          <w:p w:rsidR="00B161FC" w:rsidRDefault="00B161FC">
            <w:pPr>
              <w:pStyle w:val="NoSpacing"/>
              <w:jc w:val="left"/>
              <w:rPr>
                <w:ins w:id="1790" w:author="Ed" w:date="2013-04-03T12:05:00Z"/>
              </w:rPr>
              <w:pPrChange w:id="1791" w:author="Ed" w:date="2013-04-03T12:08:00Z">
                <w:pPr>
                  <w:pStyle w:val="NoSpacing"/>
                </w:pPr>
              </w:pPrChange>
            </w:pPr>
            <w:ins w:id="1792" w:author="Ed" w:date="2013-04-03T12:05:00Z">
              <w:r>
                <w:t>Sabertooth 2x50</w:t>
              </w:r>
            </w:ins>
          </w:p>
        </w:tc>
        <w:tc>
          <w:tcPr>
            <w:tcW w:w="2879" w:type="dxa"/>
            <w:tcPrChange w:id="1793" w:author="Ed" w:date="2013-04-03T12:27:00Z">
              <w:tcPr>
                <w:tcW w:w="2879" w:type="dxa"/>
                <w:gridSpan w:val="2"/>
              </w:tcPr>
            </w:tcPrChange>
          </w:tcPr>
          <w:p w:rsidR="00B161FC" w:rsidRDefault="006349D4">
            <w:pPr>
              <w:pStyle w:val="NoSpacing"/>
              <w:jc w:val="right"/>
              <w:rPr>
                <w:ins w:id="1794" w:author="Ed" w:date="2013-04-03T12:05:00Z"/>
              </w:rPr>
              <w:pPrChange w:id="1795" w:author="Ed" w:date="2013-04-03T12:27:00Z">
                <w:pPr>
                  <w:pStyle w:val="NoSpacing"/>
                </w:pPr>
              </w:pPrChange>
            </w:pPr>
            <w:ins w:id="1796" w:author="Ed" w:date="2013-04-03T12:18:00Z">
              <w:r>
                <w:t>$250</w:t>
              </w:r>
            </w:ins>
          </w:p>
        </w:tc>
      </w:tr>
      <w:tr w:rsidR="00B161FC" w:rsidTr="00CA19BC">
        <w:trPr>
          <w:ins w:id="1797" w:author="Ed" w:date="2013-04-03T12:06:00Z"/>
          <w:trPrChange w:id="1798" w:author="Ed" w:date="2013-04-03T12:27:00Z">
            <w:trPr>
              <w:gridAfter w:val="0"/>
            </w:trPr>
          </w:trPrChange>
        </w:trPr>
        <w:tc>
          <w:tcPr>
            <w:tcW w:w="4864" w:type="dxa"/>
            <w:tcPrChange w:id="1799" w:author="Ed" w:date="2013-04-03T12:27:00Z">
              <w:tcPr>
                <w:tcW w:w="3084" w:type="dxa"/>
                <w:gridSpan w:val="2"/>
              </w:tcPr>
            </w:tcPrChange>
          </w:tcPr>
          <w:p w:rsidR="00B161FC" w:rsidRDefault="00B161FC">
            <w:pPr>
              <w:pStyle w:val="NoSpacing"/>
              <w:jc w:val="left"/>
              <w:rPr>
                <w:ins w:id="1800" w:author="Ed" w:date="2013-04-03T12:06:00Z"/>
              </w:rPr>
              <w:pPrChange w:id="1801" w:author="Ed" w:date="2013-04-03T12:08:00Z">
                <w:pPr>
                  <w:pStyle w:val="NoSpacing"/>
                </w:pPr>
              </w:pPrChange>
            </w:pPr>
            <w:ins w:id="1802" w:author="Ed" w:date="2013-04-03T12:06:00Z">
              <w:r>
                <w:t>Compressor</w:t>
              </w:r>
            </w:ins>
          </w:p>
        </w:tc>
        <w:tc>
          <w:tcPr>
            <w:tcW w:w="2879" w:type="dxa"/>
            <w:tcPrChange w:id="1803" w:author="Ed" w:date="2013-04-03T12:27:00Z">
              <w:tcPr>
                <w:tcW w:w="2879" w:type="dxa"/>
                <w:gridSpan w:val="2"/>
              </w:tcPr>
            </w:tcPrChange>
          </w:tcPr>
          <w:p w:rsidR="00B161FC" w:rsidRDefault="006349D4">
            <w:pPr>
              <w:pStyle w:val="NoSpacing"/>
              <w:jc w:val="right"/>
              <w:rPr>
                <w:ins w:id="1804" w:author="Ed" w:date="2013-04-03T12:06:00Z"/>
              </w:rPr>
              <w:pPrChange w:id="1805" w:author="Ed" w:date="2013-04-03T12:27:00Z">
                <w:pPr>
                  <w:pStyle w:val="NoSpacing"/>
                </w:pPr>
              </w:pPrChange>
            </w:pPr>
            <w:ins w:id="1806" w:author="Ed" w:date="2013-04-03T12:23:00Z">
              <w:r>
                <w:t>$250</w:t>
              </w:r>
            </w:ins>
          </w:p>
        </w:tc>
      </w:tr>
      <w:tr w:rsidR="00B161FC" w:rsidTr="00CA19BC">
        <w:trPr>
          <w:ins w:id="1807" w:author="Ed" w:date="2013-04-03T12:06:00Z"/>
          <w:trPrChange w:id="1808" w:author="Ed" w:date="2013-04-03T12:27:00Z">
            <w:trPr>
              <w:gridAfter w:val="0"/>
            </w:trPr>
          </w:trPrChange>
        </w:trPr>
        <w:tc>
          <w:tcPr>
            <w:tcW w:w="4864" w:type="dxa"/>
            <w:tcPrChange w:id="1809" w:author="Ed" w:date="2013-04-03T12:27:00Z">
              <w:tcPr>
                <w:tcW w:w="3084" w:type="dxa"/>
                <w:gridSpan w:val="2"/>
              </w:tcPr>
            </w:tcPrChange>
          </w:tcPr>
          <w:p w:rsidR="00B161FC" w:rsidRDefault="00B161FC">
            <w:pPr>
              <w:pStyle w:val="NoSpacing"/>
              <w:jc w:val="left"/>
              <w:rPr>
                <w:ins w:id="1810" w:author="Ed" w:date="2013-04-03T12:06:00Z"/>
              </w:rPr>
              <w:pPrChange w:id="1811" w:author="Ed" w:date="2013-04-03T12:08:00Z">
                <w:pPr>
                  <w:pStyle w:val="NoSpacing"/>
                </w:pPr>
              </w:pPrChange>
            </w:pPr>
            <w:ins w:id="1812" w:author="Ed" w:date="2013-04-03T12:07:00Z">
              <w:r>
                <w:t>Network Equipment</w:t>
              </w:r>
            </w:ins>
          </w:p>
        </w:tc>
        <w:tc>
          <w:tcPr>
            <w:tcW w:w="2879" w:type="dxa"/>
            <w:tcPrChange w:id="1813" w:author="Ed" w:date="2013-04-03T12:27:00Z">
              <w:tcPr>
                <w:tcW w:w="2879" w:type="dxa"/>
                <w:gridSpan w:val="2"/>
              </w:tcPr>
            </w:tcPrChange>
          </w:tcPr>
          <w:p w:rsidR="00B161FC" w:rsidRDefault="006349D4">
            <w:pPr>
              <w:pStyle w:val="NoSpacing"/>
              <w:jc w:val="right"/>
              <w:rPr>
                <w:ins w:id="1814" w:author="Ed" w:date="2013-04-03T12:06:00Z"/>
              </w:rPr>
              <w:pPrChange w:id="1815" w:author="Ed" w:date="2013-04-03T12:27:00Z">
                <w:pPr>
                  <w:pStyle w:val="NoSpacing"/>
                </w:pPr>
              </w:pPrChange>
            </w:pPr>
            <w:ins w:id="1816" w:author="Ed" w:date="2013-04-03T12:23:00Z">
              <w:r>
                <w:t>$40</w:t>
              </w:r>
            </w:ins>
          </w:p>
        </w:tc>
      </w:tr>
      <w:tr w:rsidR="00B161FC" w:rsidTr="00CA19BC">
        <w:trPr>
          <w:ins w:id="1817" w:author="Ed" w:date="2013-04-03T12:07:00Z"/>
          <w:trPrChange w:id="1818" w:author="Ed" w:date="2013-04-03T12:27:00Z">
            <w:trPr>
              <w:gridAfter w:val="0"/>
            </w:trPr>
          </w:trPrChange>
        </w:trPr>
        <w:tc>
          <w:tcPr>
            <w:tcW w:w="4864" w:type="dxa"/>
            <w:tcPrChange w:id="1819" w:author="Ed" w:date="2013-04-03T12:27:00Z">
              <w:tcPr>
                <w:tcW w:w="3084" w:type="dxa"/>
                <w:gridSpan w:val="2"/>
              </w:tcPr>
            </w:tcPrChange>
          </w:tcPr>
          <w:p w:rsidR="00B161FC" w:rsidRDefault="00B161FC">
            <w:pPr>
              <w:pStyle w:val="NoSpacing"/>
              <w:jc w:val="left"/>
              <w:rPr>
                <w:ins w:id="1820" w:author="Ed" w:date="2013-04-03T12:07:00Z"/>
              </w:rPr>
              <w:pPrChange w:id="1821" w:author="Ed" w:date="2013-04-03T12:08:00Z">
                <w:pPr>
                  <w:pStyle w:val="NoSpacing"/>
                </w:pPr>
              </w:pPrChange>
            </w:pPr>
            <w:ins w:id="1822" w:author="Ed" w:date="2013-04-03T12:07:00Z">
              <w:r>
                <w:t>RS-422 – USB converter</w:t>
              </w:r>
            </w:ins>
          </w:p>
        </w:tc>
        <w:tc>
          <w:tcPr>
            <w:tcW w:w="2879" w:type="dxa"/>
            <w:tcPrChange w:id="1823" w:author="Ed" w:date="2013-04-03T12:27:00Z">
              <w:tcPr>
                <w:tcW w:w="2879" w:type="dxa"/>
                <w:gridSpan w:val="2"/>
              </w:tcPr>
            </w:tcPrChange>
          </w:tcPr>
          <w:p w:rsidR="00B161FC" w:rsidRDefault="006349D4">
            <w:pPr>
              <w:pStyle w:val="NoSpacing"/>
              <w:jc w:val="right"/>
              <w:rPr>
                <w:ins w:id="1824" w:author="Ed" w:date="2013-04-03T12:07:00Z"/>
              </w:rPr>
              <w:pPrChange w:id="1825" w:author="Ed" w:date="2013-04-03T12:27:00Z">
                <w:pPr>
                  <w:pStyle w:val="NoSpacing"/>
                </w:pPr>
              </w:pPrChange>
            </w:pPr>
            <w:ins w:id="1826" w:author="Ed" w:date="2013-04-03T12:24:00Z">
              <w:r>
                <w:t>$80</w:t>
              </w:r>
            </w:ins>
          </w:p>
        </w:tc>
      </w:tr>
      <w:tr w:rsidR="00523298" w:rsidTr="00CA19BC">
        <w:trPr>
          <w:ins w:id="1827" w:author="Ed" w:date="2013-04-03T12:24:00Z"/>
          <w:trPrChange w:id="1828" w:author="Ed" w:date="2013-04-03T12:27:00Z">
            <w:trPr>
              <w:gridAfter w:val="0"/>
            </w:trPr>
          </w:trPrChange>
        </w:trPr>
        <w:tc>
          <w:tcPr>
            <w:tcW w:w="4864" w:type="dxa"/>
            <w:tcPrChange w:id="1829" w:author="Ed" w:date="2013-04-03T12:27:00Z">
              <w:tcPr>
                <w:tcW w:w="3084" w:type="dxa"/>
                <w:gridSpan w:val="2"/>
              </w:tcPr>
            </w:tcPrChange>
          </w:tcPr>
          <w:p w:rsidR="00523298" w:rsidRDefault="00523298" w:rsidP="00B161FC">
            <w:pPr>
              <w:pStyle w:val="NoSpacing"/>
              <w:jc w:val="left"/>
              <w:rPr>
                <w:ins w:id="1830" w:author="Ed" w:date="2013-04-03T12:24:00Z"/>
              </w:rPr>
            </w:pPr>
            <w:ins w:id="1831" w:author="Ed" w:date="2013-04-03T12:25:00Z">
              <w:r>
                <w:t>Arduino</w:t>
              </w:r>
            </w:ins>
          </w:p>
        </w:tc>
        <w:tc>
          <w:tcPr>
            <w:tcW w:w="2879" w:type="dxa"/>
            <w:tcPrChange w:id="1832" w:author="Ed" w:date="2013-04-03T12:27:00Z">
              <w:tcPr>
                <w:tcW w:w="2879" w:type="dxa"/>
                <w:gridSpan w:val="2"/>
              </w:tcPr>
            </w:tcPrChange>
          </w:tcPr>
          <w:p w:rsidR="00523298" w:rsidRDefault="00523298">
            <w:pPr>
              <w:pStyle w:val="NoSpacing"/>
              <w:jc w:val="right"/>
              <w:rPr>
                <w:ins w:id="1833" w:author="Ed" w:date="2013-04-03T12:24:00Z"/>
              </w:rPr>
              <w:pPrChange w:id="1834" w:author="Ed" w:date="2013-04-03T12:27:00Z">
                <w:pPr>
                  <w:pStyle w:val="NoSpacing"/>
                </w:pPr>
              </w:pPrChange>
            </w:pPr>
            <w:ins w:id="1835" w:author="Ed" w:date="2013-04-03T12:25:00Z">
              <w:r>
                <w:t>$30</w:t>
              </w:r>
            </w:ins>
          </w:p>
        </w:tc>
      </w:tr>
      <w:tr w:rsidR="00B161FC" w:rsidTr="00CA19BC">
        <w:trPr>
          <w:ins w:id="1836" w:author="Ed" w:date="2013-04-03T12:07:00Z"/>
          <w:trPrChange w:id="1837" w:author="Ed" w:date="2013-04-03T12:27:00Z">
            <w:trPr>
              <w:gridAfter w:val="0"/>
            </w:trPr>
          </w:trPrChange>
        </w:trPr>
        <w:tc>
          <w:tcPr>
            <w:tcW w:w="4864" w:type="dxa"/>
            <w:tcPrChange w:id="1838" w:author="Ed" w:date="2013-04-03T12:27:00Z">
              <w:tcPr>
                <w:tcW w:w="3084" w:type="dxa"/>
                <w:gridSpan w:val="2"/>
              </w:tcPr>
            </w:tcPrChange>
          </w:tcPr>
          <w:p w:rsidR="00B161FC" w:rsidRDefault="00B161FC">
            <w:pPr>
              <w:pStyle w:val="NoSpacing"/>
              <w:jc w:val="left"/>
              <w:rPr>
                <w:ins w:id="1839" w:author="Ed" w:date="2013-04-03T12:07:00Z"/>
              </w:rPr>
              <w:pPrChange w:id="1840" w:author="Ed" w:date="2013-04-03T12:08:00Z">
                <w:pPr>
                  <w:pStyle w:val="NoSpacing"/>
                </w:pPr>
              </w:pPrChange>
            </w:pPr>
            <w:ins w:id="1841" w:author="Ed" w:date="2013-04-03T12:07:00Z">
              <w:r>
                <w:t>Miscellaneous Electrical Components</w:t>
              </w:r>
            </w:ins>
          </w:p>
        </w:tc>
        <w:tc>
          <w:tcPr>
            <w:tcW w:w="2879" w:type="dxa"/>
            <w:tcPrChange w:id="1842" w:author="Ed" w:date="2013-04-03T12:27:00Z">
              <w:tcPr>
                <w:tcW w:w="2879" w:type="dxa"/>
                <w:gridSpan w:val="2"/>
              </w:tcPr>
            </w:tcPrChange>
          </w:tcPr>
          <w:p w:rsidR="00B161FC" w:rsidRDefault="006349D4">
            <w:pPr>
              <w:pStyle w:val="NoSpacing"/>
              <w:jc w:val="right"/>
              <w:rPr>
                <w:ins w:id="1843" w:author="Ed" w:date="2013-04-03T12:07:00Z"/>
              </w:rPr>
              <w:pPrChange w:id="1844" w:author="Ed" w:date="2013-04-03T12:27:00Z">
                <w:pPr>
                  <w:pStyle w:val="NoSpacing"/>
                </w:pPr>
              </w:pPrChange>
            </w:pPr>
            <w:ins w:id="1845" w:author="Ed" w:date="2013-04-03T12:24:00Z">
              <w:r>
                <w:t>$50</w:t>
              </w:r>
            </w:ins>
          </w:p>
        </w:tc>
      </w:tr>
      <w:tr w:rsidR="00CA19BC" w:rsidTr="00CA19BC">
        <w:trPr>
          <w:ins w:id="1846" w:author="Ed" w:date="2013-04-03T12:27:00Z"/>
        </w:trPr>
        <w:tc>
          <w:tcPr>
            <w:tcW w:w="4864" w:type="dxa"/>
          </w:tcPr>
          <w:p w:rsidR="00CA19BC" w:rsidRPr="00CA19BC" w:rsidRDefault="00CA19BC" w:rsidP="00B161FC">
            <w:pPr>
              <w:pStyle w:val="NoSpacing"/>
              <w:jc w:val="left"/>
              <w:rPr>
                <w:ins w:id="1847" w:author="Ed" w:date="2013-04-03T12:27:00Z"/>
                <w:b/>
                <w:rPrChange w:id="1848" w:author="Ed" w:date="2013-04-03T12:27:00Z">
                  <w:rPr>
                    <w:ins w:id="1849" w:author="Ed" w:date="2013-04-03T12:27:00Z"/>
                  </w:rPr>
                </w:rPrChange>
              </w:rPr>
            </w:pPr>
            <w:ins w:id="1850" w:author="Ed" w:date="2013-04-03T12:27:00Z">
              <w:r w:rsidRPr="00CA19BC">
                <w:rPr>
                  <w:b/>
                  <w:rPrChange w:id="1851" w:author="Ed" w:date="2013-04-03T12:27:00Z">
                    <w:rPr/>
                  </w:rPrChange>
                </w:rPr>
                <w:t>Total</w:t>
              </w:r>
            </w:ins>
          </w:p>
        </w:tc>
        <w:tc>
          <w:tcPr>
            <w:tcW w:w="2879" w:type="dxa"/>
          </w:tcPr>
          <w:p w:rsidR="00CA19BC" w:rsidRDefault="00CA19BC" w:rsidP="00CA19BC">
            <w:pPr>
              <w:pStyle w:val="NoSpacing"/>
              <w:jc w:val="right"/>
              <w:rPr>
                <w:ins w:id="1852" w:author="Ed" w:date="2013-04-03T12:27:00Z"/>
              </w:rPr>
            </w:pPr>
            <w:ins w:id="1853" w:author="Ed" w:date="2013-04-03T12:27:00Z">
              <w:r>
                <w:fldChar w:fldCharType="begin"/>
              </w:r>
              <w:r>
                <w:instrText xml:space="preserve"> =SUM(ABOVE) </w:instrText>
              </w:r>
            </w:ins>
            <w:r>
              <w:fldChar w:fldCharType="separate"/>
            </w:r>
            <w:ins w:id="1854" w:author="Ed" w:date="2013-04-03T15:36:00Z">
              <w:r w:rsidR="003803BC">
                <w:rPr>
                  <w:noProof/>
                </w:rPr>
                <w:t>$31878.00</w:t>
              </w:r>
            </w:ins>
            <w:ins w:id="1855" w:author="Ed" w:date="2013-04-03T12:27:00Z">
              <w:r>
                <w:fldChar w:fldCharType="end"/>
              </w:r>
            </w:ins>
          </w:p>
        </w:tc>
      </w:tr>
    </w:tbl>
    <w:p w:rsidR="001047D9" w:rsidRPr="00B161FC" w:rsidRDefault="001047D9">
      <w:pPr>
        <w:rPr>
          <w:ins w:id="1856" w:author="Ed" w:date="2013-04-03T11:52:00Z"/>
        </w:rPr>
        <w:pPrChange w:id="1857" w:author="Ed" w:date="2013-04-03T11:52:00Z">
          <w:pPr>
            <w:pStyle w:val="Heading1"/>
          </w:pPr>
        </w:pPrChange>
      </w:pPr>
    </w:p>
    <w:p w:rsidR="00021F0A" w:rsidRDefault="00C702FF" w:rsidP="00606590">
      <w:pPr>
        <w:pStyle w:val="Heading1"/>
        <w:pPrChange w:id="1858" w:author="Ed" w:date="2013-04-03T15:31:00Z">
          <w:pPr>
            <w:pStyle w:val="Heading1"/>
          </w:pPr>
        </w:pPrChange>
      </w:pPr>
      <w:bookmarkStart w:id="1859" w:name="_Toc352766809"/>
      <w:r>
        <w:lastRenderedPageBreak/>
        <w:t xml:space="preserve">Appendix </w:t>
      </w:r>
      <w:del w:id="1860" w:author="Ed" w:date="2013-04-03T11:52:00Z">
        <w:r w:rsidDel="001047D9">
          <w:delText>1</w:delText>
        </w:r>
      </w:del>
      <w:ins w:id="1861" w:author="Ed" w:date="2013-04-03T11:52:00Z">
        <w:r w:rsidR="001047D9">
          <w:t>2</w:t>
        </w:r>
      </w:ins>
      <w:r>
        <w:t>: Localization Data</w:t>
      </w:r>
      <w:bookmarkEnd w:id="1622"/>
      <w:bookmarkEnd w:id="1859"/>
    </w:p>
    <w:p w:rsidR="00C702FF" w:rsidRDefault="00C702FF" w:rsidP="00606590">
      <w:pPr>
        <w:pStyle w:val="Heading2"/>
        <w:pPrChange w:id="1862" w:author="Ed" w:date="2013-04-03T15:31:00Z">
          <w:pPr>
            <w:pStyle w:val="Heading2"/>
          </w:pPr>
        </w:pPrChange>
      </w:pPr>
      <w:bookmarkStart w:id="1863" w:name="_Toc351997933"/>
      <w:bookmarkStart w:id="1864" w:name="_Toc352766810"/>
      <w:r>
        <w:t>Ten Meter Straight Line</w:t>
      </w:r>
      <w:bookmarkEnd w:id="1863"/>
      <w:bookmarkEnd w:id="1864"/>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327"/>
      </w:tblGrid>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Trial</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X</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Y</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Displacement</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1</w:t>
            </w:r>
          </w:p>
        </w:tc>
        <w:tc>
          <w:tcPr>
            <w:tcW w:w="1241" w:type="pct"/>
            <w:shd w:val="clear" w:color="auto" w:fill="auto"/>
            <w:noWrap/>
            <w:vAlign w:val="bottom"/>
            <w:hideMark/>
          </w:tcPr>
          <w:p w:rsidR="00F651EA" w:rsidRPr="00F651EA" w:rsidRDefault="00F651EA">
            <w:pPr>
              <w:pStyle w:val="NoSpacing"/>
              <w:jc w:val="right"/>
              <w:rPr>
                <w:lang w:bidi="ar-SA"/>
              </w:rPr>
              <w:pPrChange w:id="1865" w:author="Ed" w:date="2013-04-02T10:13:00Z">
                <w:pPr>
                  <w:pStyle w:val="NoSpacing"/>
                </w:pPr>
              </w:pPrChange>
            </w:pPr>
            <w:r w:rsidRPr="00F651EA">
              <w:rPr>
                <w:lang w:bidi="ar-SA"/>
              </w:rPr>
              <w:t>9.535</w:t>
            </w:r>
          </w:p>
        </w:tc>
        <w:tc>
          <w:tcPr>
            <w:tcW w:w="1240" w:type="pct"/>
            <w:shd w:val="clear" w:color="auto" w:fill="auto"/>
            <w:noWrap/>
            <w:vAlign w:val="bottom"/>
            <w:hideMark/>
          </w:tcPr>
          <w:p w:rsidR="00F651EA" w:rsidRPr="00F651EA" w:rsidRDefault="00F651EA">
            <w:pPr>
              <w:pStyle w:val="NoSpacing"/>
              <w:jc w:val="right"/>
              <w:rPr>
                <w:lang w:bidi="ar-SA"/>
              </w:rPr>
              <w:pPrChange w:id="1866" w:author="Ed" w:date="2013-04-02T10:13:00Z">
                <w:pPr>
                  <w:pStyle w:val="NoSpacing"/>
                </w:pPr>
              </w:pPrChange>
            </w:pPr>
            <w:r w:rsidRPr="00F651EA">
              <w:rPr>
                <w:lang w:bidi="ar-SA"/>
              </w:rPr>
              <w:t>-2.908</w:t>
            </w:r>
          </w:p>
        </w:tc>
        <w:tc>
          <w:tcPr>
            <w:tcW w:w="1330" w:type="pct"/>
            <w:shd w:val="clear" w:color="auto" w:fill="auto"/>
            <w:noWrap/>
            <w:vAlign w:val="bottom"/>
            <w:hideMark/>
          </w:tcPr>
          <w:p w:rsidR="00F651EA" w:rsidRPr="00F651EA" w:rsidRDefault="00F651EA">
            <w:pPr>
              <w:pStyle w:val="NoSpacing"/>
              <w:jc w:val="right"/>
              <w:rPr>
                <w:lang w:bidi="ar-SA"/>
              </w:rPr>
              <w:pPrChange w:id="1867" w:author="Ed" w:date="2013-04-02T10:13:00Z">
                <w:pPr>
                  <w:pStyle w:val="NoSpacing"/>
                </w:pPr>
              </w:pPrChange>
            </w:pPr>
            <w:r w:rsidRPr="00F651EA">
              <w:rPr>
                <w:lang w:bidi="ar-SA"/>
              </w:rPr>
              <w:t>9.969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2</w:t>
            </w:r>
          </w:p>
        </w:tc>
        <w:tc>
          <w:tcPr>
            <w:tcW w:w="1241" w:type="pct"/>
            <w:shd w:val="clear" w:color="auto" w:fill="auto"/>
            <w:noWrap/>
            <w:vAlign w:val="bottom"/>
            <w:hideMark/>
          </w:tcPr>
          <w:p w:rsidR="00F651EA" w:rsidRPr="00F651EA" w:rsidRDefault="00F651EA">
            <w:pPr>
              <w:pStyle w:val="NoSpacing"/>
              <w:jc w:val="right"/>
              <w:rPr>
                <w:lang w:bidi="ar-SA"/>
              </w:rPr>
              <w:pPrChange w:id="1868" w:author="Ed" w:date="2013-04-02T10:13:00Z">
                <w:pPr>
                  <w:pStyle w:val="NoSpacing"/>
                </w:pPr>
              </w:pPrChange>
            </w:pPr>
            <w:r w:rsidRPr="00F651EA">
              <w:rPr>
                <w:lang w:bidi="ar-SA"/>
              </w:rPr>
              <w:t>10.042</w:t>
            </w:r>
          </w:p>
        </w:tc>
        <w:tc>
          <w:tcPr>
            <w:tcW w:w="1240" w:type="pct"/>
            <w:shd w:val="clear" w:color="auto" w:fill="auto"/>
            <w:noWrap/>
            <w:vAlign w:val="bottom"/>
            <w:hideMark/>
          </w:tcPr>
          <w:p w:rsidR="00F651EA" w:rsidRPr="00F651EA" w:rsidRDefault="00F651EA">
            <w:pPr>
              <w:pStyle w:val="NoSpacing"/>
              <w:jc w:val="right"/>
              <w:rPr>
                <w:lang w:bidi="ar-SA"/>
              </w:rPr>
              <w:pPrChange w:id="1869" w:author="Ed" w:date="2013-04-02T10:13:00Z">
                <w:pPr>
                  <w:pStyle w:val="NoSpacing"/>
                </w:pPr>
              </w:pPrChange>
            </w:pPr>
            <w:r w:rsidRPr="00F651EA">
              <w:rPr>
                <w:lang w:bidi="ar-SA"/>
              </w:rPr>
              <w:t>-0.760</w:t>
            </w:r>
          </w:p>
        </w:tc>
        <w:tc>
          <w:tcPr>
            <w:tcW w:w="1330" w:type="pct"/>
            <w:shd w:val="clear" w:color="auto" w:fill="auto"/>
            <w:noWrap/>
            <w:vAlign w:val="bottom"/>
            <w:hideMark/>
          </w:tcPr>
          <w:p w:rsidR="00F651EA" w:rsidRPr="00F651EA" w:rsidRDefault="00F651EA">
            <w:pPr>
              <w:pStyle w:val="NoSpacing"/>
              <w:jc w:val="right"/>
              <w:rPr>
                <w:lang w:bidi="ar-SA"/>
              </w:rPr>
              <w:pPrChange w:id="1870" w:author="Ed" w:date="2013-04-02T10:13:00Z">
                <w:pPr>
                  <w:pStyle w:val="NoSpacing"/>
                </w:pPr>
              </w:pPrChange>
            </w:pPr>
            <w:r w:rsidRPr="00F651EA">
              <w:rPr>
                <w:lang w:bidi="ar-SA"/>
              </w:rPr>
              <w:t>10.071</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3</w:t>
            </w:r>
          </w:p>
        </w:tc>
        <w:tc>
          <w:tcPr>
            <w:tcW w:w="1241" w:type="pct"/>
            <w:shd w:val="clear" w:color="auto" w:fill="auto"/>
            <w:noWrap/>
            <w:vAlign w:val="bottom"/>
            <w:hideMark/>
          </w:tcPr>
          <w:p w:rsidR="00F651EA" w:rsidRPr="00F651EA" w:rsidRDefault="00F651EA">
            <w:pPr>
              <w:pStyle w:val="NoSpacing"/>
              <w:jc w:val="right"/>
              <w:rPr>
                <w:lang w:bidi="ar-SA"/>
              </w:rPr>
              <w:pPrChange w:id="1871" w:author="Ed" w:date="2013-04-02T10:13:00Z">
                <w:pPr>
                  <w:pStyle w:val="NoSpacing"/>
                </w:pPr>
              </w:pPrChange>
            </w:pPr>
            <w:r w:rsidRPr="00F651EA">
              <w:rPr>
                <w:lang w:bidi="ar-SA"/>
              </w:rPr>
              <w:t>10.373</w:t>
            </w:r>
          </w:p>
        </w:tc>
        <w:tc>
          <w:tcPr>
            <w:tcW w:w="1240" w:type="pct"/>
            <w:shd w:val="clear" w:color="auto" w:fill="auto"/>
            <w:noWrap/>
            <w:vAlign w:val="bottom"/>
            <w:hideMark/>
          </w:tcPr>
          <w:p w:rsidR="00F651EA" w:rsidRPr="00F651EA" w:rsidRDefault="00F651EA">
            <w:pPr>
              <w:pStyle w:val="NoSpacing"/>
              <w:jc w:val="right"/>
              <w:rPr>
                <w:lang w:bidi="ar-SA"/>
              </w:rPr>
              <w:pPrChange w:id="1872" w:author="Ed" w:date="2013-04-02T10:13:00Z">
                <w:pPr>
                  <w:pStyle w:val="NoSpacing"/>
                </w:pPr>
              </w:pPrChange>
            </w:pPr>
            <w:r w:rsidRPr="00F651EA">
              <w:rPr>
                <w:lang w:bidi="ar-SA"/>
              </w:rPr>
              <w:t>-0.032</w:t>
            </w:r>
          </w:p>
        </w:tc>
        <w:tc>
          <w:tcPr>
            <w:tcW w:w="1330" w:type="pct"/>
            <w:shd w:val="clear" w:color="auto" w:fill="auto"/>
            <w:noWrap/>
            <w:vAlign w:val="bottom"/>
            <w:hideMark/>
          </w:tcPr>
          <w:p w:rsidR="00F651EA" w:rsidRPr="00F651EA" w:rsidRDefault="00F651EA">
            <w:pPr>
              <w:pStyle w:val="NoSpacing"/>
              <w:jc w:val="right"/>
              <w:rPr>
                <w:lang w:bidi="ar-SA"/>
              </w:rPr>
              <w:pPrChange w:id="1873" w:author="Ed" w:date="2013-04-02T10:13:00Z">
                <w:pPr>
                  <w:pStyle w:val="NoSpacing"/>
                </w:pPr>
              </w:pPrChange>
            </w:pPr>
            <w:r w:rsidRPr="00F651EA">
              <w:rPr>
                <w:lang w:bidi="ar-SA"/>
              </w:rPr>
              <w:t>10.373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4</w:t>
            </w:r>
          </w:p>
        </w:tc>
        <w:tc>
          <w:tcPr>
            <w:tcW w:w="1241" w:type="pct"/>
            <w:shd w:val="clear" w:color="auto" w:fill="auto"/>
            <w:noWrap/>
            <w:vAlign w:val="bottom"/>
            <w:hideMark/>
          </w:tcPr>
          <w:p w:rsidR="00F651EA" w:rsidRPr="00F651EA" w:rsidRDefault="00F651EA">
            <w:pPr>
              <w:pStyle w:val="NoSpacing"/>
              <w:jc w:val="right"/>
              <w:rPr>
                <w:lang w:bidi="ar-SA"/>
              </w:rPr>
              <w:pPrChange w:id="1874" w:author="Ed" w:date="2013-04-02T10:13:00Z">
                <w:pPr>
                  <w:pStyle w:val="NoSpacing"/>
                </w:pPr>
              </w:pPrChange>
            </w:pPr>
            <w:r w:rsidRPr="00F651EA">
              <w:rPr>
                <w:lang w:bidi="ar-SA"/>
              </w:rPr>
              <w:t>9.99</w:t>
            </w:r>
            <w:ins w:id="1875" w:author="Ed" w:date="2013-04-02T10:12:00Z">
              <w:r w:rsidR="009E09EB">
                <w:rPr>
                  <w:lang w:bidi="ar-SA"/>
                </w:rPr>
                <w:t>5</w:t>
              </w:r>
            </w:ins>
            <w:del w:id="1876" w:author="Ed" w:date="2013-04-02T10:12:00Z">
              <w:r w:rsidRPr="00F651EA" w:rsidDel="009E09EB">
                <w:rPr>
                  <w:lang w:bidi="ar-SA"/>
                </w:rPr>
                <w:delText>498</w:delText>
              </w:r>
            </w:del>
          </w:p>
        </w:tc>
        <w:tc>
          <w:tcPr>
            <w:tcW w:w="1240" w:type="pct"/>
            <w:shd w:val="clear" w:color="auto" w:fill="auto"/>
            <w:noWrap/>
            <w:vAlign w:val="bottom"/>
            <w:hideMark/>
          </w:tcPr>
          <w:p w:rsidR="00F651EA" w:rsidRPr="00F651EA" w:rsidRDefault="00F651EA">
            <w:pPr>
              <w:pStyle w:val="NoSpacing"/>
              <w:jc w:val="right"/>
              <w:rPr>
                <w:lang w:bidi="ar-SA"/>
              </w:rPr>
              <w:pPrChange w:id="1877" w:author="Ed" w:date="2013-04-02T10:13:00Z">
                <w:pPr>
                  <w:pStyle w:val="NoSpacing"/>
                </w:pPr>
              </w:pPrChange>
            </w:pPr>
            <w:r w:rsidRPr="00F651EA">
              <w:rPr>
                <w:lang w:bidi="ar-SA"/>
              </w:rPr>
              <w:t>-0.45</w:t>
            </w:r>
            <w:ins w:id="1878" w:author="Ed" w:date="2013-04-02T10:12:00Z">
              <w:r w:rsidR="009E09EB">
                <w:rPr>
                  <w:lang w:bidi="ar-SA"/>
                </w:rPr>
                <w:t>4</w:t>
              </w:r>
            </w:ins>
            <w:del w:id="1879" w:author="Ed" w:date="2013-04-02T10:12:00Z">
              <w:r w:rsidRPr="00F651EA" w:rsidDel="009E09EB">
                <w:rPr>
                  <w:lang w:bidi="ar-SA"/>
                </w:rPr>
                <w:delText>3957</w:delText>
              </w:r>
            </w:del>
          </w:p>
        </w:tc>
        <w:tc>
          <w:tcPr>
            <w:tcW w:w="1330" w:type="pct"/>
            <w:shd w:val="clear" w:color="auto" w:fill="auto"/>
            <w:noWrap/>
            <w:vAlign w:val="bottom"/>
            <w:hideMark/>
          </w:tcPr>
          <w:p w:rsidR="00F651EA" w:rsidRPr="00F651EA" w:rsidRDefault="00F651EA">
            <w:pPr>
              <w:pStyle w:val="NoSpacing"/>
              <w:jc w:val="right"/>
              <w:rPr>
                <w:lang w:bidi="ar-SA"/>
              </w:rPr>
              <w:pPrChange w:id="1880" w:author="Ed" w:date="2013-04-02T10:13:00Z">
                <w:pPr>
                  <w:pStyle w:val="NoSpacing"/>
                </w:pPr>
              </w:pPrChange>
            </w:pPr>
            <w:r w:rsidRPr="00F651EA">
              <w:rPr>
                <w:lang w:bidi="ar-SA"/>
              </w:rPr>
              <w:t>10.005</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5</w:t>
            </w:r>
          </w:p>
        </w:tc>
        <w:tc>
          <w:tcPr>
            <w:tcW w:w="1241" w:type="pct"/>
            <w:shd w:val="clear" w:color="auto" w:fill="auto"/>
            <w:noWrap/>
            <w:vAlign w:val="bottom"/>
            <w:hideMark/>
          </w:tcPr>
          <w:p w:rsidR="00F651EA" w:rsidRPr="00F651EA" w:rsidRDefault="00F651EA">
            <w:pPr>
              <w:pStyle w:val="NoSpacing"/>
              <w:jc w:val="right"/>
              <w:rPr>
                <w:lang w:bidi="ar-SA"/>
              </w:rPr>
              <w:pPrChange w:id="1881" w:author="Ed" w:date="2013-04-02T10:13:00Z">
                <w:pPr>
                  <w:pStyle w:val="NoSpacing"/>
                </w:pPr>
              </w:pPrChange>
            </w:pPr>
            <w:r w:rsidRPr="00F651EA">
              <w:rPr>
                <w:lang w:bidi="ar-SA"/>
              </w:rPr>
              <w:t>9.881</w:t>
            </w:r>
            <w:del w:id="1882" w:author="Ed" w:date="2013-04-02T10:12:00Z">
              <w:r w:rsidRPr="00F651EA" w:rsidDel="009E09EB">
                <w:rPr>
                  <w:lang w:bidi="ar-SA"/>
                </w:rPr>
                <w:delText>05</w:delText>
              </w:r>
            </w:del>
          </w:p>
        </w:tc>
        <w:tc>
          <w:tcPr>
            <w:tcW w:w="1240" w:type="pct"/>
            <w:shd w:val="clear" w:color="auto" w:fill="auto"/>
            <w:noWrap/>
            <w:vAlign w:val="bottom"/>
            <w:hideMark/>
          </w:tcPr>
          <w:p w:rsidR="00F651EA" w:rsidRPr="00F651EA" w:rsidRDefault="00F651EA">
            <w:pPr>
              <w:pStyle w:val="NoSpacing"/>
              <w:jc w:val="right"/>
              <w:rPr>
                <w:lang w:bidi="ar-SA"/>
              </w:rPr>
              <w:pPrChange w:id="1883" w:author="Ed" w:date="2013-04-02T10:13:00Z">
                <w:pPr>
                  <w:pStyle w:val="NoSpacing"/>
                </w:pPr>
              </w:pPrChange>
            </w:pPr>
            <w:r w:rsidRPr="00F651EA">
              <w:rPr>
                <w:lang w:bidi="ar-SA"/>
              </w:rPr>
              <w:t>-0.66</w:t>
            </w:r>
            <w:ins w:id="1884" w:author="Ed" w:date="2013-04-02T10:12:00Z">
              <w:r w:rsidR="009E09EB">
                <w:rPr>
                  <w:lang w:bidi="ar-SA"/>
                </w:rPr>
                <w:t>3</w:t>
              </w:r>
            </w:ins>
            <w:del w:id="1885" w:author="Ed" w:date="2013-04-02T10:12:00Z">
              <w:r w:rsidRPr="00F651EA" w:rsidDel="009E09EB">
                <w:rPr>
                  <w:lang w:bidi="ar-SA"/>
                </w:rPr>
                <w:delText>2899</w:delText>
              </w:r>
            </w:del>
          </w:p>
        </w:tc>
        <w:tc>
          <w:tcPr>
            <w:tcW w:w="1330" w:type="pct"/>
            <w:shd w:val="clear" w:color="auto" w:fill="auto"/>
            <w:noWrap/>
            <w:vAlign w:val="bottom"/>
            <w:hideMark/>
          </w:tcPr>
          <w:p w:rsidR="00F651EA" w:rsidRPr="00F651EA" w:rsidRDefault="00F651EA">
            <w:pPr>
              <w:pStyle w:val="NoSpacing"/>
              <w:jc w:val="right"/>
              <w:rPr>
                <w:lang w:bidi="ar-SA"/>
              </w:rPr>
              <w:pPrChange w:id="1886" w:author="Ed" w:date="2013-04-02T10:13:00Z">
                <w:pPr>
                  <w:pStyle w:val="NoSpacing"/>
                </w:pPr>
              </w:pPrChange>
            </w:pPr>
            <w:r w:rsidRPr="00F651EA">
              <w:rPr>
                <w:lang w:bidi="ar-SA"/>
              </w:rPr>
              <w:t>9.903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6</w:t>
            </w:r>
          </w:p>
        </w:tc>
        <w:tc>
          <w:tcPr>
            <w:tcW w:w="1241" w:type="pct"/>
            <w:shd w:val="clear" w:color="auto" w:fill="auto"/>
            <w:noWrap/>
            <w:vAlign w:val="bottom"/>
            <w:hideMark/>
          </w:tcPr>
          <w:p w:rsidR="00F651EA" w:rsidRPr="00F651EA" w:rsidRDefault="00F651EA">
            <w:pPr>
              <w:pStyle w:val="NoSpacing"/>
              <w:jc w:val="right"/>
              <w:rPr>
                <w:lang w:bidi="ar-SA"/>
              </w:rPr>
              <w:pPrChange w:id="1887" w:author="Ed" w:date="2013-04-02T10:13:00Z">
                <w:pPr>
                  <w:pStyle w:val="NoSpacing"/>
                </w:pPr>
              </w:pPrChange>
            </w:pPr>
            <w:r w:rsidRPr="00F651EA">
              <w:rPr>
                <w:lang w:bidi="ar-SA"/>
              </w:rPr>
              <w:t>10.01</w:t>
            </w:r>
            <w:ins w:id="1888" w:author="Ed" w:date="2013-04-02T10:12:00Z">
              <w:r w:rsidR="009E09EB">
                <w:rPr>
                  <w:lang w:bidi="ar-SA"/>
                </w:rPr>
                <w:t>8</w:t>
              </w:r>
            </w:ins>
            <w:del w:id="1889" w:author="Ed" w:date="2013-04-02T10:12:00Z">
              <w:r w:rsidRPr="00F651EA" w:rsidDel="009E09EB">
                <w:rPr>
                  <w:lang w:bidi="ar-SA"/>
                </w:rPr>
                <w:delText>75</w:delText>
              </w:r>
            </w:del>
          </w:p>
        </w:tc>
        <w:tc>
          <w:tcPr>
            <w:tcW w:w="1240" w:type="pct"/>
            <w:shd w:val="clear" w:color="auto" w:fill="auto"/>
            <w:noWrap/>
            <w:vAlign w:val="bottom"/>
            <w:hideMark/>
          </w:tcPr>
          <w:p w:rsidR="00F651EA" w:rsidRPr="00F651EA" w:rsidRDefault="00F651EA">
            <w:pPr>
              <w:pStyle w:val="NoSpacing"/>
              <w:jc w:val="right"/>
              <w:rPr>
                <w:lang w:bidi="ar-SA"/>
              </w:rPr>
              <w:pPrChange w:id="1890" w:author="Ed" w:date="2013-04-02T10:13:00Z">
                <w:pPr>
                  <w:pStyle w:val="NoSpacing"/>
                </w:pPr>
              </w:pPrChange>
            </w:pPr>
            <w:r w:rsidRPr="00F651EA">
              <w:rPr>
                <w:lang w:bidi="ar-SA"/>
              </w:rPr>
              <w:t>-0.60</w:t>
            </w:r>
            <w:ins w:id="1891" w:author="Ed" w:date="2013-04-02T10:12:00Z">
              <w:r w:rsidR="009E09EB">
                <w:rPr>
                  <w:lang w:bidi="ar-SA"/>
                </w:rPr>
                <w:t>9</w:t>
              </w:r>
            </w:ins>
            <w:del w:id="1892" w:author="Ed" w:date="2013-04-02T10:12:00Z">
              <w:r w:rsidRPr="00F651EA" w:rsidDel="009E09EB">
                <w:rPr>
                  <w:lang w:bidi="ar-SA"/>
                </w:rPr>
                <w:delText>8976</w:delText>
              </w:r>
            </w:del>
          </w:p>
        </w:tc>
        <w:tc>
          <w:tcPr>
            <w:tcW w:w="1330" w:type="pct"/>
            <w:shd w:val="clear" w:color="auto" w:fill="auto"/>
            <w:noWrap/>
            <w:vAlign w:val="bottom"/>
            <w:hideMark/>
          </w:tcPr>
          <w:p w:rsidR="00F651EA" w:rsidRPr="00F651EA" w:rsidRDefault="00F651EA">
            <w:pPr>
              <w:pStyle w:val="NoSpacing"/>
              <w:jc w:val="right"/>
              <w:rPr>
                <w:lang w:bidi="ar-SA"/>
              </w:rPr>
              <w:pPrChange w:id="1893" w:author="Ed" w:date="2013-04-02T10:13:00Z">
                <w:pPr>
                  <w:pStyle w:val="NoSpacing"/>
                </w:pPr>
              </w:pPrChange>
            </w:pPr>
            <w:r w:rsidRPr="00F651EA">
              <w:rPr>
                <w:lang w:bidi="ar-SA"/>
              </w:rPr>
              <w:t>10.036</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RMS</w:t>
            </w:r>
          </w:p>
        </w:tc>
        <w:tc>
          <w:tcPr>
            <w:tcW w:w="1241" w:type="pct"/>
            <w:shd w:val="clear" w:color="auto" w:fill="auto"/>
            <w:noWrap/>
            <w:vAlign w:val="bottom"/>
            <w:hideMark/>
          </w:tcPr>
          <w:p w:rsidR="00F651EA" w:rsidRPr="00F651EA" w:rsidRDefault="00F651EA">
            <w:pPr>
              <w:pStyle w:val="NoSpacing"/>
              <w:jc w:val="right"/>
              <w:rPr>
                <w:lang w:bidi="ar-SA"/>
              </w:rPr>
              <w:pPrChange w:id="1894" w:author="Ed" w:date="2013-04-02T10:13:00Z">
                <w:pPr>
                  <w:pStyle w:val="NoSpacing"/>
                </w:pPr>
              </w:pPrChange>
            </w:pPr>
            <w:r w:rsidRPr="00F651EA">
              <w:rPr>
                <w:lang w:bidi="ar-SA"/>
              </w:rPr>
              <w:t>9.974</w:t>
            </w:r>
          </w:p>
        </w:tc>
        <w:tc>
          <w:tcPr>
            <w:tcW w:w="1240" w:type="pct"/>
            <w:shd w:val="clear" w:color="auto" w:fill="auto"/>
            <w:noWrap/>
            <w:vAlign w:val="bottom"/>
            <w:hideMark/>
          </w:tcPr>
          <w:p w:rsidR="00F651EA" w:rsidRPr="00F651EA" w:rsidRDefault="00F651EA">
            <w:pPr>
              <w:pStyle w:val="NoSpacing"/>
              <w:jc w:val="right"/>
              <w:rPr>
                <w:lang w:bidi="ar-SA"/>
              </w:rPr>
              <w:pPrChange w:id="1895" w:author="Ed" w:date="2013-04-02T10:13:00Z">
                <w:pPr>
                  <w:pStyle w:val="NoSpacing"/>
                </w:pPr>
              </w:pPrChange>
            </w:pPr>
            <w:r w:rsidRPr="00F651EA">
              <w:rPr>
                <w:lang w:bidi="ar-SA"/>
              </w:rPr>
              <w:t>-0.904</w:t>
            </w:r>
            <w:del w:id="1896" w:author="Ed" w:date="2013-04-02T10:12:00Z">
              <w:r w:rsidRPr="00F651EA" w:rsidDel="009E09EB">
                <w:rPr>
                  <w:lang w:bidi="ar-SA"/>
                </w:rPr>
                <w:delText>4</w:delText>
              </w:r>
            </w:del>
          </w:p>
        </w:tc>
        <w:tc>
          <w:tcPr>
            <w:tcW w:w="1330" w:type="pct"/>
            <w:shd w:val="clear" w:color="auto" w:fill="auto"/>
            <w:noWrap/>
            <w:vAlign w:val="bottom"/>
            <w:hideMark/>
          </w:tcPr>
          <w:p w:rsidR="00F651EA" w:rsidRPr="00F651EA" w:rsidRDefault="00F651EA">
            <w:pPr>
              <w:pStyle w:val="NoSpacing"/>
              <w:jc w:val="right"/>
              <w:rPr>
                <w:lang w:bidi="ar-SA"/>
              </w:rPr>
              <w:pPrChange w:id="1897" w:author="Ed" w:date="2013-04-02T10:13:00Z">
                <w:pPr>
                  <w:pStyle w:val="NoSpacing"/>
                </w:pPr>
              </w:pPrChange>
            </w:pPr>
            <w:r w:rsidRPr="00F651EA">
              <w:rPr>
                <w:lang w:bidi="ar-SA"/>
              </w:rPr>
              <w:t>10.059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STD</w:t>
            </w:r>
          </w:p>
        </w:tc>
        <w:tc>
          <w:tcPr>
            <w:tcW w:w="1241" w:type="pct"/>
            <w:shd w:val="clear" w:color="auto" w:fill="auto"/>
            <w:noWrap/>
            <w:vAlign w:val="bottom"/>
            <w:hideMark/>
          </w:tcPr>
          <w:p w:rsidR="00F651EA" w:rsidRPr="00F651EA" w:rsidRDefault="00F651EA">
            <w:pPr>
              <w:pStyle w:val="NoSpacing"/>
              <w:jc w:val="right"/>
              <w:rPr>
                <w:lang w:bidi="ar-SA"/>
              </w:rPr>
              <w:pPrChange w:id="1898" w:author="Ed" w:date="2013-04-02T10:13:00Z">
                <w:pPr>
                  <w:pStyle w:val="NoSpacing"/>
                </w:pPr>
              </w:pPrChange>
            </w:pPr>
            <w:r w:rsidRPr="00F651EA">
              <w:rPr>
                <w:lang w:bidi="ar-SA"/>
              </w:rPr>
              <w:t>0.271</w:t>
            </w:r>
            <w:del w:id="1899" w:author="Ed" w:date="2013-04-02T10:12:00Z">
              <w:r w:rsidRPr="00F651EA" w:rsidDel="009E09EB">
                <w:rPr>
                  <w:lang w:bidi="ar-SA"/>
                </w:rPr>
                <w:delText>0675</w:delText>
              </w:r>
            </w:del>
            <w:r w:rsidRPr="00F651EA">
              <w:rPr>
                <w:lang w:bidi="ar-SA"/>
              </w:rPr>
              <w:t>1</w:t>
            </w:r>
          </w:p>
        </w:tc>
        <w:tc>
          <w:tcPr>
            <w:tcW w:w="1240" w:type="pct"/>
            <w:shd w:val="clear" w:color="auto" w:fill="auto"/>
            <w:noWrap/>
            <w:vAlign w:val="bottom"/>
            <w:hideMark/>
          </w:tcPr>
          <w:p w:rsidR="00F651EA" w:rsidRPr="00F651EA" w:rsidRDefault="00F651EA">
            <w:pPr>
              <w:pStyle w:val="NoSpacing"/>
              <w:jc w:val="right"/>
              <w:rPr>
                <w:lang w:bidi="ar-SA"/>
              </w:rPr>
              <w:pPrChange w:id="1900" w:author="Ed" w:date="2013-04-02T10:13:00Z">
                <w:pPr>
                  <w:pStyle w:val="NoSpacing"/>
                </w:pPr>
              </w:pPrChange>
            </w:pPr>
            <w:r w:rsidRPr="00F651EA">
              <w:rPr>
                <w:lang w:bidi="ar-SA"/>
              </w:rPr>
              <w:t>1.01</w:t>
            </w:r>
            <w:ins w:id="1901" w:author="Ed" w:date="2013-04-02T10:12:00Z">
              <w:r w:rsidR="009E09EB">
                <w:rPr>
                  <w:lang w:bidi="ar-SA"/>
                </w:rPr>
                <w:t>5</w:t>
              </w:r>
            </w:ins>
            <w:del w:id="1902" w:author="Ed" w:date="2013-04-02T10:12:00Z">
              <w:r w:rsidRPr="00F651EA" w:rsidDel="009E09EB">
                <w:rPr>
                  <w:lang w:bidi="ar-SA"/>
                </w:rPr>
                <w:delText>453792</w:delText>
              </w:r>
            </w:del>
          </w:p>
        </w:tc>
        <w:tc>
          <w:tcPr>
            <w:tcW w:w="1330" w:type="pct"/>
            <w:shd w:val="clear" w:color="auto" w:fill="auto"/>
            <w:noWrap/>
            <w:vAlign w:val="bottom"/>
            <w:hideMark/>
          </w:tcPr>
          <w:p w:rsidR="00F651EA" w:rsidRPr="00F651EA" w:rsidRDefault="00F651EA">
            <w:pPr>
              <w:pStyle w:val="NoSpacing"/>
              <w:jc w:val="right"/>
              <w:rPr>
                <w:lang w:bidi="ar-SA"/>
              </w:rPr>
              <w:pPrChange w:id="1903" w:author="Ed" w:date="2013-04-02T10:13:00Z">
                <w:pPr>
                  <w:pStyle w:val="NoSpacing"/>
                </w:pPr>
              </w:pPrChange>
            </w:pPr>
            <w:r w:rsidRPr="00F651EA">
              <w:rPr>
                <w:lang w:bidi="ar-SA"/>
              </w:rPr>
              <w:t>0.1640</w:t>
            </w:r>
          </w:p>
        </w:tc>
      </w:tr>
    </w:tbl>
    <w:p w:rsidR="00F651EA" w:rsidRDefault="00F651EA" w:rsidP="00CA427F"/>
    <w:p w:rsidR="002121EA" w:rsidRDefault="00CC5A2E" w:rsidP="00CA427F">
      <w:r>
        <w:t xml:space="preserve">All measurements in meters, except where indicated. </w:t>
      </w:r>
      <w:del w:id="1904" w:author="Ed" w:date="2013-04-02T10:12:00Z">
        <w:r w:rsidDel="009E09EB">
          <w:delText xml:space="preserve">Oz and Ow indicate quaternion components z and w. </w:delText>
        </w:r>
      </w:del>
      <w:r>
        <w:t>Perfect localization would be 10 meters translation in the x direction</w:t>
      </w:r>
      <w:r w:rsidR="00F651EA">
        <w:t xml:space="preserve"> and</w:t>
      </w:r>
      <w:r>
        <w:t xml:space="preserve"> 0 meters translation in the y direction</w:t>
      </w:r>
      <w:r w:rsidR="00F651EA">
        <w:t>.</w:t>
      </w:r>
    </w:p>
    <w:p w:rsidR="002B69CE" w:rsidRDefault="002B69CE">
      <w:pPr>
        <w:spacing w:line="240" w:lineRule="auto"/>
        <w:ind w:left="0"/>
        <w:jc w:val="left"/>
        <w:rPr>
          <w:rFonts w:ascii="Cambria" w:hAnsi="Cambria"/>
          <w:b/>
          <w:bCs/>
          <w:sz w:val="26"/>
          <w:szCs w:val="26"/>
        </w:rPr>
      </w:pPr>
      <w:bookmarkStart w:id="1905" w:name="_Toc351997934"/>
      <w:r>
        <w:br w:type="page"/>
      </w:r>
    </w:p>
    <w:p w:rsidR="00C702FF" w:rsidRDefault="00C702FF" w:rsidP="00606590">
      <w:pPr>
        <w:pStyle w:val="Heading2"/>
        <w:pPrChange w:id="1906" w:author="Ed" w:date="2013-04-03T15:31:00Z">
          <w:pPr>
            <w:pStyle w:val="Heading2"/>
          </w:pPr>
        </w:pPrChange>
      </w:pPr>
      <w:bookmarkStart w:id="1907" w:name="_Toc352766811"/>
      <w:r>
        <w:lastRenderedPageBreak/>
        <w:t>Five Laps of One Meter Radius Circle</w:t>
      </w:r>
      <w:bookmarkEnd w:id="1905"/>
      <w:bookmarkEnd w:id="19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908" w:author="Ed" w:date="2013-04-02T10:13:00Z">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090"/>
        <w:gridCol w:w="770"/>
        <w:gridCol w:w="770"/>
        <w:gridCol w:w="770"/>
        <w:gridCol w:w="770"/>
        <w:gridCol w:w="1550"/>
        <w:gridCol w:w="1610"/>
        <w:tblGridChange w:id="1909">
          <w:tblGrid>
            <w:gridCol w:w="1458"/>
            <w:gridCol w:w="1080"/>
            <w:gridCol w:w="1080"/>
            <w:gridCol w:w="1080"/>
            <w:gridCol w:w="1350"/>
            <w:gridCol w:w="1620"/>
            <w:gridCol w:w="1509"/>
          </w:tblGrid>
        </w:tblGridChange>
      </w:tblGrid>
      <w:tr w:rsidR="002121EA" w:rsidRPr="00F651EA" w:rsidTr="009E09EB">
        <w:trPr>
          <w:trHeight w:val="300"/>
          <w:trPrChange w:id="1910" w:author="Ed" w:date="2013-04-02T10:13:00Z">
            <w:trPr>
              <w:trHeight w:val="300"/>
            </w:trPr>
          </w:trPrChange>
        </w:trPr>
        <w:tc>
          <w:tcPr>
            <w:tcW w:w="2090" w:type="dxa"/>
            <w:shd w:val="clear" w:color="auto" w:fill="auto"/>
            <w:noWrap/>
            <w:vAlign w:val="bottom"/>
            <w:hideMark/>
            <w:tcPrChange w:id="191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Trial</w:t>
            </w:r>
          </w:p>
        </w:tc>
        <w:tc>
          <w:tcPr>
            <w:tcW w:w="770" w:type="dxa"/>
            <w:shd w:val="clear" w:color="auto" w:fill="auto"/>
            <w:noWrap/>
            <w:vAlign w:val="bottom"/>
            <w:hideMark/>
            <w:tcPrChange w:id="1912"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x</w:t>
            </w:r>
          </w:p>
        </w:tc>
        <w:tc>
          <w:tcPr>
            <w:tcW w:w="770" w:type="dxa"/>
            <w:shd w:val="clear" w:color="auto" w:fill="auto"/>
            <w:noWrap/>
            <w:vAlign w:val="bottom"/>
            <w:hideMark/>
            <w:tcPrChange w:id="1913"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y</w:t>
            </w:r>
          </w:p>
        </w:tc>
        <w:tc>
          <w:tcPr>
            <w:tcW w:w="770" w:type="dxa"/>
            <w:shd w:val="clear" w:color="auto" w:fill="auto"/>
            <w:noWrap/>
            <w:vAlign w:val="bottom"/>
            <w:hideMark/>
            <w:tcPrChange w:id="1914"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Oz</w:t>
            </w:r>
          </w:p>
        </w:tc>
        <w:tc>
          <w:tcPr>
            <w:tcW w:w="770" w:type="dxa"/>
            <w:shd w:val="clear" w:color="auto" w:fill="auto"/>
            <w:noWrap/>
            <w:vAlign w:val="bottom"/>
            <w:hideMark/>
            <w:tcPrChange w:id="1915" w:author="Ed" w:date="2013-04-02T10:13:00Z">
              <w:tcPr>
                <w:tcW w:w="135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Ow</w:t>
            </w:r>
          </w:p>
        </w:tc>
        <w:tc>
          <w:tcPr>
            <w:tcW w:w="1550" w:type="dxa"/>
            <w:shd w:val="clear" w:color="auto" w:fill="auto"/>
            <w:noWrap/>
            <w:vAlign w:val="bottom"/>
            <w:hideMark/>
            <w:tcPrChange w:id="1916" w:author="Ed" w:date="2013-04-02T10:13:00Z">
              <w:tcPr>
                <w:tcW w:w="162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Displacement</w:t>
            </w:r>
          </w:p>
        </w:tc>
        <w:tc>
          <w:tcPr>
            <w:tcW w:w="1610" w:type="dxa"/>
            <w:shd w:val="clear" w:color="auto" w:fill="auto"/>
            <w:noWrap/>
            <w:vAlign w:val="bottom"/>
            <w:hideMark/>
            <w:tcPrChange w:id="1917" w:author="Ed" w:date="2013-04-02T10:13:00Z">
              <w:tcPr>
                <w:tcW w:w="1509"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Heading (deg)</w:t>
            </w:r>
          </w:p>
        </w:tc>
      </w:tr>
      <w:tr w:rsidR="002121EA" w:rsidRPr="00F651EA" w:rsidTr="009E09EB">
        <w:trPr>
          <w:trHeight w:val="300"/>
          <w:trPrChange w:id="1918" w:author="Ed" w:date="2013-04-02T10:13:00Z">
            <w:trPr>
              <w:trHeight w:val="300"/>
            </w:trPr>
          </w:trPrChange>
        </w:trPr>
        <w:tc>
          <w:tcPr>
            <w:tcW w:w="2090" w:type="dxa"/>
            <w:shd w:val="clear" w:color="auto" w:fill="auto"/>
            <w:noWrap/>
            <w:vAlign w:val="bottom"/>
            <w:hideMark/>
            <w:tcPrChange w:id="191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1</w:t>
            </w:r>
          </w:p>
        </w:tc>
        <w:tc>
          <w:tcPr>
            <w:tcW w:w="770" w:type="dxa"/>
            <w:shd w:val="clear" w:color="auto" w:fill="auto"/>
            <w:noWrap/>
            <w:vAlign w:val="bottom"/>
            <w:hideMark/>
            <w:tcPrChange w:id="192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21" w:author="Ed" w:date="2013-04-02T10:13:00Z">
                <w:pPr>
                  <w:pStyle w:val="NoSpacing"/>
                </w:pPr>
              </w:pPrChange>
            </w:pPr>
            <w:r w:rsidRPr="00F651EA">
              <w:rPr>
                <w:lang w:bidi="ar-SA"/>
              </w:rPr>
              <w:t>0.730</w:t>
            </w:r>
          </w:p>
        </w:tc>
        <w:tc>
          <w:tcPr>
            <w:tcW w:w="770" w:type="dxa"/>
            <w:shd w:val="clear" w:color="auto" w:fill="auto"/>
            <w:noWrap/>
            <w:vAlign w:val="bottom"/>
            <w:hideMark/>
            <w:tcPrChange w:id="192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23" w:author="Ed" w:date="2013-04-02T10:13:00Z">
                <w:pPr>
                  <w:pStyle w:val="NoSpacing"/>
                </w:pPr>
              </w:pPrChange>
            </w:pPr>
            <w:r w:rsidRPr="00F651EA">
              <w:rPr>
                <w:lang w:bidi="ar-SA"/>
              </w:rPr>
              <w:t>0.432</w:t>
            </w:r>
          </w:p>
        </w:tc>
        <w:tc>
          <w:tcPr>
            <w:tcW w:w="770" w:type="dxa"/>
            <w:shd w:val="clear" w:color="auto" w:fill="auto"/>
            <w:noWrap/>
            <w:vAlign w:val="bottom"/>
            <w:hideMark/>
            <w:tcPrChange w:id="192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25" w:author="Ed" w:date="2013-04-02T10:13:00Z">
                <w:pPr>
                  <w:pStyle w:val="NoSpacing"/>
                </w:pPr>
              </w:pPrChange>
            </w:pPr>
            <w:r w:rsidRPr="00F651EA">
              <w:rPr>
                <w:lang w:bidi="ar-SA"/>
              </w:rPr>
              <w:t>0.50</w:t>
            </w:r>
            <w:r w:rsidR="001B174C">
              <w:rPr>
                <w:lang w:bidi="ar-SA"/>
              </w:rPr>
              <w:t>7</w:t>
            </w:r>
          </w:p>
        </w:tc>
        <w:tc>
          <w:tcPr>
            <w:tcW w:w="770" w:type="dxa"/>
            <w:shd w:val="clear" w:color="auto" w:fill="auto"/>
            <w:noWrap/>
            <w:vAlign w:val="bottom"/>
            <w:hideMark/>
            <w:tcPrChange w:id="1926"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927" w:author="Ed" w:date="2013-04-02T10:13:00Z">
                <w:pPr>
                  <w:pStyle w:val="NoSpacing"/>
                </w:pPr>
              </w:pPrChange>
            </w:pPr>
            <w:r w:rsidRPr="00F651EA">
              <w:rPr>
                <w:lang w:bidi="ar-SA"/>
              </w:rPr>
              <w:t>0.862</w:t>
            </w:r>
          </w:p>
        </w:tc>
        <w:tc>
          <w:tcPr>
            <w:tcW w:w="1550" w:type="dxa"/>
            <w:shd w:val="clear" w:color="auto" w:fill="auto"/>
            <w:noWrap/>
            <w:vAlign w:val="bottom"/>
            <w:hideMark/>
            <w:tcPrChange w:id="1928"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929" w:author="Ed" w:date="2013-04-02T10:13:00Z">
                <w:pPr>
                  <w:pStyle w:val="NoSpacing"/>
                </w:pPr>
              </w:pPrChange>
            </w:pPr>
            <w:r w:rsidRPr="00F651EA">
              <w:rPr>
                <w:lang w:bidi="ar-SA"/>
              </w:rPr>
              <w:t>0.84</w:t>
            </w:r>
            <w:r w:rsidR="001B174C">
              <w:rPr>
                <w:lang w:bidi="ar-SA"/>
              </w:rPr>
              <w:t>9</w:t>
            </w:r>
          </w:p>
        </w:tc>
        <w:tc>
          <w:tcPr>
            <w:tcW w:w="1610" w:type="dxa"/>
            <w:shd w:val="clear" w:color="auto" w:fill="auto"/>
            <w:noWrap/>
            <w:vAlign w:val="bottom"/>
            <w:hideMark/>
            <w:tcPrChange w:id="1930"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931" w:author="Ed" w:date="2013-04-02T10:13:00Z">
                <w:pPr>
                  <w:pStyle w:val="NoSpacing"/>
                </w:pPr>
              </w:pPrChange>
            </w:pPr>
            <w:r w:rsidRPr="00F651EA">
              <w:rPr>
                <w:lang w:bidi="ar-SA"/>
              </w:rPr>
              <w:t>29.12</w:t>
            </w:r>
            <w:r w:rsidR="001B174C">
              <w:rPr>
                <w:lang w:bidi="ar-SA"/>
              </w:rPr>
              <w:t>4</w:t>
            </w:r>
          </w:p>
        </w:tc>
      </w:tr>
      <w:tr w:rsidR="002121EA" w:rsidRPr="00F651EA" w:rsidTr="009E09EB">
        <w:trPr>
          <w:trHeight w:val="300"/>
          <w:trPrChange w:id="1932" w:author="Ed" w:date="2013-04-02T10:13:00Z">
            <w:trPr>
              <w:trHeight w:val="300"/>
            </w:trPr>
          </w:trPrChange>
        </w:trPr>
        <w:tc>
          <w:tcPr>
            <w:tcW w:w="2090" w:type="dxa"/>
            <w:shd w:val="clear" w:color="auto" w:fill="auto"/>
            <w:noWrap/>
            <w:vAlign w:val="bottom"/>
            <w:hideMark/>
            <w:tcPrChange w:id="193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2</w:t>
            </w:r>
          </w:p>
        </w:tc>
        <w:tc>
          <w:tcPr>
            <w:tcW w:w="770" w:type="dxa"/>
            <w:shd w:val="clear" w:color="auto" w:fill="auto"/>
            <w:noWrap/>
            <w:vAlign w:val="bottom"/>
            <w:hideMark/>
            <w:tcPrChange w:id="193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35" w:author="Ed" w:date="2013-04-02T10:13:00Z">
                <w:pPr>
                  <w:pStyle w:val="NoSpacing"/>
                </w:pPr>
              </w:pPrChange>
            </w:pPr>
            <w:r w:rsidRPr="00F651EA">
              <w:rPr>
                <w:lang w:bidi="ar-SA"/>
              </w:rPr>
              <w:t>0.802</w:t>
            </w:r>
          </w:p>
        </w:tc>
        <w:tc>
          <w:tcPr>
            <w:tcW w:w="770" w:type="dxa"/>
            <w:shd w:val="clear" w:color="auto" w:fill="auto"/>
            <w:noWrap/>
            <w:vAlign w:val="bottom"/>
            <w:hideMark/>
            <w:tcPrChange w:id="193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37" w:author="Ed" w:date="2013-04-02T10:13:00Z">
                <w:pPr>
                  <w:pStyle w:val="NoSpacing"/>
                </w:pPr>
              </w:pPrChange>
            </w:pPr>
            <w:r w:rsidRPr="00F651EA">
              <w:rPr>
                <w:lang w:bidi="ar-SA"/>
              </w:rPr>
              <w:t>0.450</w:t>
            </w:r>
          </w:p>
        </w:tc>
        <w:tc>
          <w:tcPr>
            <w:tcW w:w="770" w:type="dxa"/>
            <w:shd w:val="clear" w:color="auto" w:fill="auto"/>
            <w:noWrap/>
            <w:vAlign w:val="bottom"/>
            <w:hideMark/>
            <w:tcPrChange w:id="193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39" w:author="Ed" w:date="2013-04-02T10:13:00Z">
                <w:pPr>
                  <w:pStyle w:val="NoSpacing"/>
                </w:pPr>
              </w:pPrChange>
            </w:pPr>
            <w:r w:rsidRPr="00F651EA">
              <w:rPr>
                <w:lang w:bidi="ar-SA"/>
              </w:rPr>
              <w:t>0.528</w:t>
            </w:r>
          </w:p>
        </w:tc>
        <w:tc>
          <w:tcPr>
            <w:tcW w:w="770" w:type="dxa"/>
            <w:shd w:val="clear" w:color="auto" w:fill="auto"/>
            <w:noWrap/>
            <w:vAlign w:val="bottom"/>
            <w:hideMark/>
            <w:tcPrChange w:id="1940"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941" w:author="Ed" w:date="2013-04-02T10:13:00Z">
                <w:pPr>
                  <w:pStyle w:val="NoSpacing"/>
                </w:pPr>
              </w:pPrChange>
            </w:pPr>
            <w:r w:rsidRPr="00F651EA">
              <w:rPr>
                <w:lang w:bidi="ar-SA"/>
              </w:rPr>
              <w:t>0.84</w:t>
            </w:r>
            <w:r w:rsidR="001B174C">
              <w:rPr>
                <w:lang w:bidi="ar-SA"/>
              </w:rPr>
              <w:t>9</w:t>
            </w:r>
          </w:p>
        </w:tc>
        <w:tc>
          <w:tcPr>
            <w:tcW w:w="1550" w:type="dxa"/>
            <w:shd w:val="clear" w:color="auto" w:fill="auto"/>
            <w:noWrap/>
            <w:vAlign w:val="bottom"/>
            <w:hideMark/>
            <w:tcPrChange w:id="1942"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943" w:author="Ed" w:date="2013-04-02T10:13:00Z">
                <w:pPr>
                  <w:pStyle w:val="NoSpacing"/>
                </w:pPr>
              </w:pPrChange>
            </w:pPr>
            <w:r w:rsidRPr="00F651EA">
              <w:rPr>
                <w:lang w:bidi="ar-SA"/>
              </w:rPr>
              <w:t>0.9</w:t>
            </w:r>
            <w:r w:rsidR="001B174C">
              <w:rPr>
                <w:lang w:bidi="ar-SA"/>
              </w:rPr>
              <w:t>20</w:t>
            </w:r>
          </w:p>
        </w:tc>
        <w:tc>
          <w:tcPr>
            <w:tcW w:w="1610" w:type="dxa"/>
            <w:shd w:val="clear" w:color="auto" w:fill="auto"/>
            <w:noWrap/>
            <w:vAlign w:val="bottom"/>
            <w:hideMark/>
            <w:tcPrChange w:id="1944"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945" w:author="Ed" w:date="2013-04-02T10:13:00Z">
                <w:pPr>
                  <w:pStyle w:val="NoSpacing"/>
                </w:pPr>
              </w:pPrChange>
            </w:pPr>
            <w:r w:rsidRPr="00F651EA">
              <w:rPr>
                <w:lang w:bidi="ar-SA"/>
              </w:rPr>
              <w:t>26.202</w:t>
            </w:r>
          </w:p>
        </w:tc>
      </w:tr>
      <w:tr w:rsidR="002121EA" w:rsidRPr="00F651EA" w:rsidTr="009E09EB">
        <w:trPr>
          <w:trHeight w:val="300"/>
          <w:trPrChange w:id="1946" w:author="Ed" w:date="2013-04-02T10:13:00Z">
            <w:trPr>
              <w:trHeight w:val="300"/>
            </w:trPr>
          </w:trPrChange>
        </w:trPr>
        <w:tc>
          <w:tcPr>
            <w:tcW w:w="2090" w:type="dxa"/>
            <w:shd w:val="clear" w:color="auto" w:fill="auto"/>
            <w:noWrap/>
            <w:vAlign w:val="bottom"/>
            <w:hideMark/>
            <w:tcPrChange w:id="194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3</w:t>
            </w:r>
          </w:p>
        </w:tc>
        <w:tc>
          <w:tcPr>
            <w:tcW w:w="770" w:type="dxa"/>
            <w:shd w:val="clear" w:color="auto" w:fill="auto"/>
            <w:noWrap/>
            <w:vAlign w:val="bottom"/>
            <w:hideMark/>
            <w:tcPrChange w:id="194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49" w:author="Ed" w:date="2013-04-02T10:13:00Z">
                <w:pPr>
                  <w:pStyle w:val="NoSpacing"/>
                </w:pPr>
              </w:pPrChange>
            </w:pPr>
            <w:r w:rsidRPr="00F651EA">
              <w:rPr>
                <w:lang w:bidi="ar-SA"/>
              </w:rPr>
              <w:t>0.94</w:t>
            </w:r>
            <w:r w:rsidR="001B174C">
              <w:rPr>
                <w:lang w:bidi="ar-SA"/>
              </w:rPr>
              <w:t>1</w:t>
            </w:r>
          </w:p>
        </w:tc>
        <w:tc>
          <w:tcPr>
            <w:tcW w:w="770" w:type="dxa"/>
            <w:shd w:val="clear" w:color="auto" w:fill="auto"/>
            <w:noWrap/>
            <w:vAlign w:val="bottom"/>
            <w:hideMark/>
            <w:tcPrChange w:id="195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51" w:author="Ed" w:date="2013-04-02T10:13:00Z">
                <w:pPr>
                  <w:pStyle w:val="NoSpacing"/>
                </w:pPr>
              </w:pPrChange>
            </w:pPr>
            <w:r w:rsidRPr="00F651EA">
              <w:rPr>
                <w:lang w:bidi="ar-SA"/>
              </w:rPr>
              <w:t>0.59</w:t>
            </w:r>
            <w:r w:rsidR="001B174C">
              <w:rPr>
                <w:lang w:bidi="ar-SA"/>
              </w:rPr>
              <w:t>6</w:t>
            </w:r>
          </w:p>
        </w:tc>
        <w:tc>
          <w:tcPr>
            <w:tcW w:w="770" w:type="dxa"/>
            <w:shd w:val="clear" w:color="auto" w:fill="auto"/>
            <w:noWrap/>
            <w:vAlign w:val="bottom"/>
            <w:hideMark/>
            <w:tcPrChange w:id="195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53" w:author="Ed" w:date="2013-04-02T10:13:00Z">
                <w:pPr>
                  <w:pStyle w:val="NoSpacing"/>
                </w:pPr>
              </w:pPrChange>
            </w:pPr>
            <w:r w:rsidRPr="00F651EA">
              <w:rPr>
                <w:lang w:bidi="ar-SA"/>
              </w:rPr>
              <w:t>0.613</w:t>
            </w:r>
          </w:p>
        </w:tc>
        <w:tc>
          <w:tcPr>
            <w:tcW w:w="770" w:type="dxa"/>
            <w:shd w:val="clear" w:color="auto" w:fill="auto"/>
            <w:noWrap/>
            <w:vAlign w:val="bottom"/>
            <w:hideMark/>
            <w:tcPrChange w:id="1954"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955" w:author="Ed" w:date="2013-04-02T10:13:00Z">
                <w:pPr>
                  <w:pStyle w:val="NoSpacing"/>
                </w:pPr>
              </w:pPrChange>
            </w:pPr>
            <w:r w:rsidRPr="00F651EA">
              <w:rPr>
                <w:lang w:bidi="ar-SA"/>
              </w:rPr>
              <w:t>0.7</w:t>
            </w:r>
            <w:r w:rsidR="001B174C">
              <w:rPr>
                <w:lang w:bidi="ar-SA"/>
              </w:rPr>
              <w:t>90</w:t>
            </w:r>
          </w:p>
        </w:tc>
        <w:tc>
          <w:tcPr>
            <w:tcW w:w="1550" w:type="dxa"/>
            <w:shd w:val="clear" w:color="auto" w:fill="auto"/>
            <w:noWrap/>
            <w:vAlign w:val="bottom"/>
            <w:hideMark/>
            <w:tcPrChange w:id="1956"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957" w:author="Ed" w:date="2013-04-02T10:13:00Z">
                <w:pPr>
                  <w:pStyle w:val="NoSpacing"/>
                </w:pPr>
              </w:pPrChange>
            </w:pPr>
            <w:r w:rsidRPr="00F651EA">
              <w:rPr>
                <w:lang w:bidi="ar-SA"/>
              </w:rPr>
              <w:t>1.11</w:t>
            </w:r>
            <w:r w:rsidR="001B174C">
              <w:rPr>
                <w:lang w:bidi="ar-SA"/>
              </w:rPr>
              <w:t>4</w:t>
            </w:r>
          </w:p>
        </w:tc>
        <w:tc>
          <w:tcPr>
            <w:tcW w:w="1610" w:type="dxa"/>
            <w:shd w:val="clear" w:color="auto" w:fill="auto"/>
            <w:noWrap/>
            <w:vAlign w:val="bottom"/>
            <w:hideMark/>
            <w:tcPrChange w:id="1958"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959" w:author="Ed" w:date="2013-04-02T10:13:00Z">
                <w:pPr>
                  <w:pStyle w:val="NoSpacing"/>
                </w:pPr>
              </w:pPrChange>
            </w:pPr>
            <w:r w:rsidRPr="00F651EA">
              <w:rPr>
                <w:lang w:bidi="ar-SA"/>
              </w:rPr>
              <w:t>14.3</w:t>
            </w:r>
            <w:r w:rsidR="001B174C">
              <w:rPr>
                <w:lang w:bidi="ar-SA"/>
              </w:rPr>
              <w:t>70</w:t>
            </w:r>
          </w:p>
        </w:tc>
      </w:tr>
      <w:tr w:rsidR="002121EA" w:rsidRPr="00F651EA" w:rsidTr="009E09EB">
        <w:trPr>
          <w:trHeight w:val="300"/>
          <w:trPrChange w:id="1960" w:author="Ed" w:date="2013-04-02T10:13:00Z">
            <w:trPr>
              <w:trHeight w:val="300"/>
            </w:trPr>
          </w:trPrChange>
        </w:trPr>
        <w:tc>
          <w:tcPr>
            <w:tcW w:w="2090" w:type="dxa"/>
            <w:shd w:val="clear" w:color="auto" w:fill="auto"/>
            <w:noWrap/>
            <w:vAlign w:val="bottom"/>
            <w:hideMark/>
            <w:tcPrChange w:id="196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4</w:t>
            </w:r>
          </w:p>
        </w:tc>
        <w:tc>
          <w:tcPr>
            <w:tcW w:w="770" w:type="dxa"/>
            <w:shd w:val="clear" w:color="auto" w:fill="auto"/>
            <w:noWrap/>
            <w:vAlign w:val="bottom"/>
            <w:hideMark/>
            <w:tcPrChange w:id="196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63" w:author="Ed" w:date="2013-04-02T10:13:00Z">
                <w:pPr>
                  <w:pStyle w:val="NoSpacing"/>
                </w:pPr>
              </w:pPrChange>
            </w:pPr>
            <w:r w:rsidRPr="00F651EA">
              <w:rPr>
                <w:lang w:bidi="ar-SA"/>
              </w:rPr>
              <w:t>0.75</w:t>
            </w:r>
            <w:r w:rsidR="001B174C">
              <w:rPr>
                <w:lang w:bidi="ar-SA"/>
              </w:rPr>
              <w:t>1</w:t>
            </w:r>
          </w:p>
        </w:tc>
        <w:tc>
          <w:tcPr>
            <w:tcW w:w="770" w:type="dxa"/>
            <w:shd w:val="clear" w:color="auto" w:fill="auto"/>
            <w:noWrap/>
            <w:vAlign w:val="bottom"/>
            <w:hideMark/>
            <w:tcPrChange w:id="196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65" w:author="Ed" w:date="2013-04-02T10:13:00Z">
                <w:pPr>
                  <w:pStyle w:val="NoSpacing"/>
                </w:pPr>
              </w:pPrChange>
            </w:pPr>
            <w:r w:rsidRPr="00F651EA">
              <w:rPr>
                <w:lang w:bidi="ar-SA"/>
              </w:rPr>
              <w:t>0.62</w:t>
            </w:r>
            <w:r w:rsidR="001B174C">
              <w:rPr>
                <w:lang w:bidi="ar-SA"/>
              </w:rPr>
              <w:t>1</w:t>
            </w:r>
          </w:p>
        </w:tc>
        <w:tc>
          <w:tcPr>
            <w:tcW w:w="770" w:type="dxa"/>
            <w:shd w:val="clear" w:color="auto" w:fill="auto"/>
            <w:noWrap/>
            <w:vAlign w:val="bottom"/>
            <w:hideMark/>
            <w:tcPrChange w:id="196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67" w:author="Ed" w:date="2013-04-02T10:13:00Z">
                <w:pPr>
                  <w:pStyle w:val="NoSpacing"/>
                </w:pPr>
              </w:pPrChange>
            </w:pPr>
            <w:r w:rsidRPr="00F651EA">
              <w:rPr>
                <w:lang w:bidi="ar-SA"/>
              </w:rPr>
              <w:t>0.558</w:t>
            </w:r>
          </w:p>
        </w:tc>
        <w:tc>
          <w:tcPr>
            <w:tcW w:w="770" w:type="dxa"/>
            <w:shd w:val="clear" w:color="auto" w:fill="auto"/>
            <w:noWrap/>
            <w:vAlign w:val="bottom"/>
            <w:hideMark/>
            <w:tcPrChange w:id="1968"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969" w:author="Ed" w:date="2013-04-02T10:13:00Z">
                <w:pPr>
                  <w:pStyle w:val="NoSpacing"/>
                </w:pPr>
              </w:pPrChange>
            </w:pPr>
            <w:r w:rsidRPr="00F651EA">
              <w:rPr>
                <w:lang w:bidi="ar-SA"/>
              </w:rPr>
              <w:t>0.8</w:t>
            </w:r>
            <w:r w:rsidR="001B174C">
              <w:rPr>
                <w:lang w:bidi="ar-SA"/>
              </w:rPr>
              <w:t>30</w:t>
            </w:r>
          </w:p>
        </w:tc>
        <w:tc>
          <w:tcPr>
            <w:tcW w:w="1550" w:type="dxa"/>
            <w:shd w:val="clear" w:color="auto" w:fill="auto"/>
            <w:noWrap/>
            <w:vAlign w:val="bottom"/>
            <w:hideMark/>
            <w:tcPrChange w:id="1970"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971" w:author="Ed" w:date="2013-04-02T10:13:00Z">
                <w:pPr>
                  <w:pStyle w:val="NoSpacing"/>
                </w:pPr>
              </w:pPrChange>
            </w:pPr>
            <w:r w:rsidRPr="00F651EA">
              <w:rPr>
                <w:lang w:bidi="ar-SA"/>
              </w:rPr>
              <w:t>0.974</w:t>
            </w:r>
          </w:p>
        </w:tc>
        <w:tc>
          <w:tcPr>
            <w:tcW w:w="1610" w:type="dxa"/>
            <w:shd w:val="clear" w:color="auto" w:fill="auto"/>
            <w:noWrap/>
            <w:vAlign w:val="bottom"/>
            <w:hideMark/>
            <w:tcPrChange w:id="1972"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973" w:author="Ed" w:date="2013-04-02T10:13:00Z">
                <w:pPr>
                  <w:pStyle w:val="NoSpacing"/>
                </w:pPr>
              </w:pPrChange>
            </w:pPr>
            <w:r w:rsidRPr="00F651EA">
              <w:rPr>
                <w:lang w:bidi="ar-SA"/>
              </w:rPr>
              <w:t>22.1</w:t>
            </w:r>
            <w:r w:rsidR="001B174C">
              <w:rPr>
                <w:lang w:bidi="ar-SA"/>
              </w:rPr>
              <w:t>50</w:t>
            </w:r>
          </w:p>
        </w:tc>
      </w:tr>
      <w:tr w:rsidR="002121EA" w:rsidRPr="00F651EA" w:rsidTr="009E09EB">
        <w:trPr>
          <w:trHeight w:val="300"/>
          <w:trPrChange w:id="1974" w:author="Ed" w:date="2013-04-02T10:13:00Z">
            <w:trPr>
              <w:trHeight w:val="300"/>
            </w:trPr>
          </w:trPrChange>
        </w:trPr>
        <w:tc>
          <w:tcPr>
            <w:tcW w:w="2090" w:type="dxa"/>
            <w:shd w:val="clear" w:color="auto" w:fill="auto"/>
            <w:noWrap/>
            <w:vAlign w:val="bottom"/>
            <w:hideMark/>
            <w:tcPrChange w:id="1975"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5</w:t>
            </w:r>
          </w:p>
        </w:tc>
        <w:tc>
          <w:tcPr>
            <w:tcW w:w="770" w:type="dxa"/>
            <w:shd w:val="clear" w:color="auto" w:fill="auto"/>
            <w:noWrap/>
            <w:vAlign w:val="bottom"/>
            <w:hideMark/>
            <w:tcPrChange w:id="197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77" w:author="Ed" w:date="2013-04-02T10:13:00Z">
                <w:pPr>
                  <w:pStyle w:val="NoSpacing"/>
                </w:pPr>
              </w:pPrChange>
            </w:pPr>
            <w:r w:rsidRPr="00F651EA">
              <w:rPr>
                <w:lang w:bidi="ar-SA"/>
              </w:rPr>
              <w:t>0.778</w:t>
            </w:r>
          </w:p>
        </w:tc>
        <w:tc>
          <w:tcPr>
            <w:tcW w:w="770" w:type="dxa"/>
            <w:shd w:val="clear" w:color="auto" w:fill="auto"/>
            <w:noWrap/>
            <w:vAlign w:val="bottom"/>
            <w:hideMark/>
            <w:tcPrChange w:id="197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79" w:author="Ed" w:date="2013-04-02T10:13:00Z">
                <w:pPr>
                  <w:pStyle w:val="NoSpacing"/>
                </w:pPr>
              </w:pPrChange>
            </w:pPr>
            <w:r w:rsidRPr="00F651EA">
              <w:rPr>
                <w:lang w:bidi="ar-SA"/>
              </w:rPr>
              <w:t>0.3</w:t>
            </w:r>
            <w:r w:rsidR="001B174C">
              <w:rPr>
                <w:lang w:bidi="ar-SA"/>
              </w:rPr>
              <w:t>30</w:t>
            </w:r>
          </w:p>
        </w:tc>
        <w:tc>
          <w:tcPr>
            <w:tcW w:w="770" w:type="dxa"/>
            <w:shd w:val="clear" w:color="auto" w:fill="auto"/>
            <w:noWrap/>
            <w:vAlign w:val="bottom"/>
            <w:hideMark/>
            <w:tcPrChange w:id="198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81" w:author="Ed" w:date="2013-04-02T10:13:00Z">
                <w:pPr>
                  <w:pStyle w:val="NoSpacing"/>
                </w:pPr>
              </w:pPrChange>
            </w:pPr>
            <w:r w:rsidRPr="00F651EA">
              <w:rPr>
                <w:lang w:bidi="ar-SA"/>
              </w:rPr>
              <w:t>0.45</w:t>
            </w:r>
            <w:r w:rsidR="001B174C">
              <w:rPr>
                <w:lang w:bidi="ar-SA"/>
              </w:rPr>
              <w:t>9</w:t>
            </w:r>
          </w:p>
        </w:tc>
        <w:tc>
          <w:tcPr>
            <w:tcW w:w="770" w:type="dxa"/>
            <w:shd w:val="clear" w:color="auto" w:fill="auto"/>
            <w:noWrap/>
            <w:vAlign w:val="bottom"/>
            <w:hideMark/>
            <w:tcPrChange w:id="1982"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983" w:author="Ed" w:date="2013-04-02T10:13:00Z">
                <w:pPr>
                  <w:pStyle w:val="NoSpacing"/>
                </w:pPr>
              </w:pPrChange>
            </w:pPr>
            <w:r w:rsidRPr="00F651EA">
              <w:rPr>
                <w:lang w:bidi="ar-SA"/>
              </w:rPr>
              <w:t>0.88</w:t>
            </w:r>
            <w:r w:rsidR="001B174C">
              <w:rPr>
                <w:lang w:bidi="ar-SA"/>
              </w:rPr>
              <w:t>9</w:t>
            </w:r>
          </w:p>
        </w:tc>
        <w:tc>
          <w:tcPr>
            <w:tcW w:w="1550" w:type="dxa"/>
            <w:shd w:val="clear" w:color="auto" w:fill="auto"/>
            <w:noWrap/>
            <w:vAlign w:val="bottom"/>
            <w:hideMark/>
            <w:tcPrChange w:id="1984"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985" w:author="Ed" w:date="2013-04-02T10:13:00Z">
                <w:pPr>
                  <w:pStyle w:val="NoSpacing"/>
                </w:pPr>
              </w:pPrChange>
            </w:pPr>
            <w:r w:rsidRPr="00F651EA">
              <w:rPr>
                <w:lang w:bidi="ar-SA"/>
              </w:rPr>
              <w:t>0.84</w:t>
            </w:r>
            <w:r w:rsidR="001B174C">
              <w:rPr>
                <w:lang w:bidi="ar-SA"/>
              </w:rPr>
              <w:t>5</w:t>
            </w:r>
          </w:p>
        </w:tc>
        <w:tc>
          <w:tcPr>
            <w:tcW w:w="1610" w:type="dxa"/>
            <w:shd w:val="clear" w:color="auto" w:fill="auto"/>
            <w:noWrap/>
            <w:vAlign w:val="bottom"/>
            <w:hideMark/>
            <w:tcPrChange w:id="1986"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1987" w:author="Ed" w:date="2013-04-02T10:13:00Z">
                <w:pPr>
                  <w:pStyle w:val="NoSpacing"/>
                </w:pPr>
              </w:pPrChange>
            </w:pPr>
            <w:r w:rsidRPr="00F651EA">
              <w:rPr>
                <w:lang w:bidi="ar-SA"/>
              </w:rPr>
              <w:t>35.40</w:t>
            </w:r>
            <w:r w:rsidR="001B174C">
              <w:rPr>
                <w:lang w:bidi="ar-SA"/>
              </w:rPr>
              <w:t>4</w:t>
            </w:r>
          </w:p>
        </w:tc>
      </w:tr>
      <w:tr w:rsidR="002121EA" w:rsidRPr="00F651EA" w:rsidTr="009E09EB">
        <w:trPr>
          <w:trHeight w:val="300"/>
          <w:trPrChange w:id="1988" w:author="Ed" w:date="2013-04-02T10:13:00Z">
            <w:trPr>
              <w:trHeight w:val="300"/>
            </w:trPr>
          </w:trPrChange>
        </w:trPr>
        <w:tc>
          <w:tcPr>
            <w:tcW w:w="2090" w:type="dxa"/>
            <w:shd w:val="clear" w:color="auto" w:fill="auto"/>
            <w:noWrap/>
            <w:vAlign w:val="bottom"/>
            <w:hideMark/>
            <w:tcPrChange w:id="198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6</w:t>
            </w:r>
          </w:p>
        </w:tc>
        <w:tc>
          <w:tcPr>
            <w:tcW w:w="770" w:type="dxa"/>
            <w:shd w:val="clear" w:color="auto" w:fill="auto"/>
            <w:noWrap/>
            <w:vAlign w:val="bottom"/>
            <w:hideMark/>
            <w:tcPrChange w:id="199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91" w:author="Ed" w:date="2013-04-02T10:13:00Z">
                <w:pPr>
                  <w:pStyle w:val="NoSpacing"/>
                </w:pPr>
              </w:pPrChange>
            </w:pPr>
            <w:r w:rsidRPr="00F651EA">
              <w:rPr>
                <w:lang w:bidi="ar-SA"/>
              </w:rPr>
              <w:t>0.892</w:t>
            </w:r>
          </w:p>
        </w:tc>
        <w:tc>
          <w:tcPr>
            <w:tcW w:w="770" w:type="dxa"/>
            <w:shd w:val="clear" w:color="auto" w:fill="auto"/>
            <w:noWrap/>
            <w:vAlign w:val="bottom"/>
            <w:hideMark/>
            <w:tcPrChange w:id="199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93" w:author="Ed" w:date="2013-04-02T10:13:00Z">
                <w:pPr>
                  <w:pStyle w:val="NoSpacing"/>
                </w:pPr>
              </w:pPrChange>
            </w:pPr>
            <w:r w:rsidRPr="00F651EA">
              <w:rPr>
                <w:lang w:bidi="ar-SA"/>
              </w:rPr>
              <w:t>0.43</w:t>
            </w:r>
            <w:r w:rsidR="001B174C">
              <w:rPr>
                <w:lang w:bidi="ar-SA"/>
              </w:rPr>
              <w:t>4</w:t>
            </w:r>
          </w:p>
        </w:tc>
        <w:tc>
          <w:tcPr>
            <w:tcW w:w="770" w:type="dxa"/>
            <w:shd w:val="clear" w:color="auto" w:fill="auto"/>
            <w:noWrap/>
            <w:vAlign w:val="bottom"/>
            <w:hideMark/>
            <w:tcPrChange w:id="199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1995" w:author="Ed" w:date="2013-04-02T10:13:00Z">
                <w:pPr>
                  <w:pStyle w:val="NoSpacing"/>
                </w:pPr>
              </w:pPrChange>
            </w:pPr>
            <w:r w:rsidRPr="00F651EA">
              <w:rPr>
                <w:lang w:bidi="ar-SA"/>
              </w:rPr>
              <w:t>0.502</w:t>
            </w:r>
          </w:p>
        </w:tc>
        <w:tc>
          <w:tcPr>
            <w:tcW w:w="770" w:type="dxa"/>
            <w:shd w:val="clear" w:color="auto" w:fill="auto"/>
            <w:noWrap/>
            <w:vAlign w:val="bottom"/>
            <w:hideMark/>
            <w:tcPrChange w:id="1996"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1997" w:author="Ed" w:date="2013-04-02T10:13:00Z">
                <w:pPr>
                  <w:pStyle w:val="NoSpacing"/>
                </w:pPr>
              </w:pPrChange>
            </w:pPr>
            <w:r w:rsidRPr="00F651EA">
              <w:rPr>
                <w:lang w:bidi="ar-SA"/>
              </w:rPr>
              <w:t>0.86</w:t>
            </w:r>
            <w:r w:rsidR="001B174C">
              <w:rPr>
                <w:lang w:bidi="ar-SA"/>
              </w:rPr>
              <w:t>5</w:t>
            </w:r>
          </w:p>
        </w:tc>
        <w:tc>
          <w:tcPr>
            <w:tcW w:w="1550" w:type="dxa"/>
            <w:shd w:val="clear" w:color="auto" w:fill="auto"/>
            <w:noWrap/>
            <w:vAlign w:val="bottom"/>
            <w:hideMark/>
            <w:tcPrChange w:id="1998"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1999" w:author="Ed" w:date="2013-04-02T10:13:00Z">
                <w:pPr>
                  <w:pStyle w:val="NoSpacing"/>
                </w:pPr>
              </w:pPrChange>
            </w:pPr>
            <w:r w:rsidRPr="00F651EA">
              <w:rPr>
                <w:lang w:bidi="ar-SA"/>
              </w:rPr>
              <w:t>0.992</w:t>
            </w:r>
          </w:p>
        </w:tc>
        <w:tc>
          <w:tcPr>
            <w:tcW w:w="1610" w:type="dxa"/>
            <w:shd w:val="clear" w:color="auto" w:fill="auto"/>
            <w:noWrap/>
            <w:vAlign w:val="bottom"/>
            <w:hideMark/>
            <w:tcPrChange w:id="2000"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001" w:author="Ed" w:date="2013-04-02T10:13:00Z">
                <w:pPr>
                  <w:pStyle w:val="NoSpacing"/>
                </w:pPr>
              </w:pPrChange>
            </w:pPr>
            <w:r w:rsidRPr="00F651EA">
              <w:rPr>
                <w:lang w:bidi="ar-SA"/>
              </w:rPr>
              <w:t>29.677</w:t>
            </w:r>
          </w:p>
        </w:tc>
      </w:tr>
      <w:tr w:rsidR="002121EA" w:rsidRPr="00F651EA" w:rsidTr="009E09EB">
        <w:trPr>
          <w:trHeight w:val="300"/>
          <w:trPrChange w:id="2002" w:author="Ed" w:date="2013-04-02T10:13:00Z">
            <w:trPr>
              <w:trHeight w:val="300"/>
            </w:trPr>
          </w:trPrChange>
        </w:trPr>
        <w:tc>
          <w:tcPr>
            <w:tcW w:w="2090" w:type="dxa"/>
            <w:shd w:val="clear" w:color="auto" w:fill="auto"/>
            <w:noWrap/>
            <w:vAlign w:val="bottom"/>
            <w:hideMark/>
            <w:tcPrChange w:id="200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Average</w:t>
            </w:r>
          </w:p>
        </w:tc>
        <w:tc>
          <w:tcPr>
            <w:tcW w:w="770" w:type="dxa"/>
            <w:shd w:val="clear" w:color="auto" w:fill="auto"/>
            <w:noWrap/>
            <w:vAlign w:val="bottom"/>
            <w:hideMark/>
            <w:tcPrChange w:id="200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005" w:author="Ed" w:date="2013-04-02T10:13:00Z">
                <w:pPr>
                  <w:pStyle w:val="NoSpacing"/>
                </w:pPr>
              </w:pPrChange>
            </w:pPr>
            <w:r w:rsidRPr="00F651EA">
              <w:rPr>
                <w:lang w:bidi="ar-SA"/>
              </w:rPr>
              <w:t>0.81</w:t>
            </w:r>
            <w:r w:rsidR="001B174C">
              <w:rPr>
                <w:lang w:bidi="ar-SA"/>
              </w:rPr>
              <w:t>6</w:t>
            </w:r>
          </w:p>
        </w:tc>
        <w:tc>
          <w:tcPr>
            <w:tcW w:w="770" w:type="dxa"/>
            <w:shd w:val="clear" w:color="auto" w:fill="auto"/>
            <w:noWrap/>
            <w:vAlign w:val="bottom"/>
            <w:hideMark/>
            <w:tcPrChange w:id="200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007" w:author="Ed" w:date="2013-04-02T10:13:00Z">
                <w:pPr>
                  <w:pStyle w:val="NoSpacing"/>
                </w:pPr>
              </w:pPrChange>
            </w:pPr>
            <w:r w:rsidRPr="00F651EA">
              <w:rPr>
                <w:lang w:bidi="ar-SA"/>
              </w:rPr>
              <w:t>0.477</w:t>
            </w:r>
          </w:p>
        </w:tc>
        <w:tc>
          <w:tcPr>
            <w:tcW w:w="770" w:type="dxa"/>
            <w:shd w:val="clear" w:color="auto" w:fill="auto"/>
            <w:noWrap/>
            <w:vAlign w:val="bottom"/>
            <w:hideMark/>
            <w:tcPrChange w:id="200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009" w:author="Ed" w:date="2013-04-02T10:13:00Z">
                <w:pPr>
                  <w:pStyle w:val="NoSpacing"/>
                </w:pPr>
              </w:pPrChange>
            </w:pPr>
            <w:r w:rsidRPr="00F651EA">
              <w:rPr>
                <w:lang w:bidi="ar-SA"/>
              </w:rPr>
              <w:t>0.52</w:t>
            </w:r>
            <w:r w:rsidR="001B174C">
              <w:rPr>
                <w:lang w:bidi="ar-SA"/>
              </w:rPr>
              <w:t>8</w:t>
            </w:r>
          </w:p>
        </w:tc>
        <w:tc>
          <w:tcPr>
            <w:tcW w:w="770" w:type="dxa"/>
            <w:shd w:val="clear" w:color="auto" w:fill="auto"/>
            <w:noWrap/>
            <w:vAlign w:val="bottom"/>
            <w:hideMark/>
            <w:tcPrChange w:id="2010"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011" w:author="Ed" w:date="2013-04-02T10:13:00Z">
                <w:pPr>
                  <w:pStyle w:val="NoSpacing"/>
                </w:pPr>
              </w:pPrChange>
            </w:pPr>
            <w:r w:rsidRPr="00F651EA">
              <w:rPr>
                <w:lang w:bidi="ar-SA"/>
              </w:rPr>
              <w:t>0.847</w:t>
            </w:r>
          </w:p>
        </w:tc>
        <w:tc>
          <w:tcPr>
            <w:tcW w:w="1550" w:type="dxa"/>
            <w:shd w:val="clear" w:color="auto" w:fill="auto"/>
            <w:noWrap/>
            <w:vAlign w:val="bottom"/>
            <w:hideMark/>
            <w:tcPrChange w:id="2012"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013" w:author="Ed" w:date="2013-04-02T10:13:00Z">
                <w:pPr>
                  <w:pStyle w:val="NoSpacing"/>
                </w:pPr>
              </w:pPrChange>
            </w:pPr>
            <w:r w:rsidRPr="00F651EA">
              <w:rPr>
                <w:lang w:bidi="ar-SA"/>
              </w:rPr>
              <w:t>0.94</w:t>
            </w:r>
            <w:r w:rsidR="001B174C">
              <w:rPr>
                <w:lang w:bidi="ar-SA"/>
              </w:rPr>
              <w:t>9</w:t>
            </w:r>
          </w:p>
        </w:tc>
        <w:tc>
          <w:tcPr>
            <w:tcW w:w="1610" w:type="dxa"/>
            <w:shd w:val="clear" w:color="auto" w:fill="auto"/>
            <w:noWrap/>
            <w:vAlign w:val="bottom"/>
            <w:hideMark/>
            <w:tcPrChange w:id="2014"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015" w:author="Ed" w:date="2013-04-02T10:13:00Z">
                <w:pPr>
                  <w:pStyle w:val="NoSpacing"/>
                </w:pPr>
              </w:pPrChange>
            </w:pPr>
            <w:r w:rsidRPr="00F651EA">
              <w:rPr>
                <w:lang w:bidi="ar-SA"/>
              </w:rPr>
              <w:t>26.154</w:t>
            </w:r>
          </w:p>
        </w:tc>
      </w:tr>
      <w:tr w:rsidR="002121EA" w:rsidRPr="00F651EA" w:rsidTr="009E09EB">
        <w:trPr>
          <w:trHeight w:val="300"/>
          <w:trPrChange w:id="2016" w:author="Ed" w:date="2013-04-02T10:13:00Z">
            <w:trPr>
              <w:trHeight w:val="300"/>
            </w:trPr>
          </w:trPrChange>
        </w:trPr>
        <w:tc>
          <w:tcPr>
            <w:tcW w:w="2090" w:type="dxa"/>
            <w:shd w:val="clear" w:color="auto" w:fill="auto"/>
            <w:noWrap/>
            <w:vAlign w:val="bottom"/>
            <w:hideMark/>
            <w:tcPrChange w:id="201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Standard Deviation</w:t>
            </w:r>
          </w:p>
        </w:tc>
        <w:tc>
          <w:tcPr>
            <w:tcW w:w="770" w:type="dxa"/>
            <w:shd w:val="clear" w:color="auto" w:fill="auto"/>
            <w:noWrap/>
            <w:vAlign w:val="bottom"/>
            <w:hideMark/>
            <w:tcPrChange w:id="201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019" w:author="Ed" w:date="2013-04-02T10:13:00Z">
                <w:pPr>
                  <w:pStyle w:val="NoSpacing"/>
                </w:pPr>
              </w:pPrChange>
            </w:pPr>
            <w:r w:rsidRPr="00F651EA">
              <w:rPr>
                <w:lang w:bidi="ar-SA"/>
              </w:rPr>
              <w:t>0.076</w:t>
            </w:r>
          </w:p>
        </w:tc>
        <w:tc>
          <w:tcPr>
            <w:tcW w:w="770" w:type="dxa"/>
            <w:shd w:val="clear" w:color="auto" w:fill="auto"/>
            <w:noWrap/>
            <w:vAlign w:val="bottom"/>
            <w:hideMark/>
            <w:tcPrChange w:id="202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021" w:author="Ed" w:date="2013-04-02T10:13:00Z">
                <w:pPr>
                  <w:pStyle w:val="NoSpacing"/>
                </w:pPr>
              </w:pPrChange>
            </w:pPr>
            <w:r w:rsidRPr="00F651EA">
              <w:rPr>
                <w:lang w:bidi="ar-SA"/>
              </w:rPr>
              <w:t>0.10</w:t>
            </w:r>
            <w:r w:rsidR="001B174C">
              <w:rPr>
                <w:lang w:bidi="ar-SA"/>
              </w:rPr>
              <w:t>1</w:t>
            </w:r>
          </w:p>
        </w:tc>
        <w:tc>
          <w:tcPr>
            <w:tcW w:w="770" w:type="dxa"/>
            <w:shd w:val="clear" w:color="auto" w:fill="auto"/>
            <w:noWrap/>
            <w:vAlign w:val="bottom"/>
            <w:hideMark/>
            <w:tcPrChange w:id="202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023" w:author="Ed" w:date="2013-04-02T10:13:00Z">
                <w:pPr>
                  <w:pStyle w:val="NoSpacing"/>
                </w:pPr>
              </w:pPrChange>
            </w:pPr>
            <w:r w:rsidRPr="00F651EA">
              <w:rPr>
                <w:lang w:bidi="ar-SA"/>
              </w:rPr>
              <w:t>0.048</w:t>
            </w:r>
          </w:p>
        </w:tc>
        <w:tc>
          <w:tcPr>
            <w:tcW w:w="770" w:type="dxa"/>
            <w:shd w:val="clear" w:color="auto" w:fill="auto"/>
            <w:noWrap/>
            <w:vAlign w:val="bottom"/>
            <w:hideMark/>
            <w:tcPrChange w:id="2024"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025" w:author="Ed" w:date="2013-04-02T10:13:00Z">
                <w:pPr>
                  <w:pStyle w:val="NoSpacing"/>
                </w:pPr>
              </w:pPrChange>
            </w:pPr>
            <w:r w:rsidRPr="00F651EA">
              <w:rPr>
                <w:lang w:bidi="ar-SA"/>
              </w:rPr>
              <w:t>0.031</w:t>
            </w:r>
          </w:p>
        </w:tc>
        <w:tc>
          <w:tcPr>
            <w:tcW w:w="1550" w:type="dxa"/>
            <w:shd w:val="clear" w:color="auto" w:fill="auto"/>
            <w:noWrap/>
            <w:vAlign w:val="bottom"/>
            <w:hideMark/>
            <w:tcPrChange w:id="2026"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027" w:author="Ed" w:date="2013-04-02T10:13:00Z">
                <w:pPr>
                  <w:pStyle w:val="NoSpacing"/>
                </w:pPr>
              </w:pPrChange>
            </w:pPr>
            <w:r w:rsidRPr="00F651EA">
              <w:rPr>
                <w:lang w:bidi="ar-SA"/>
              </w:rPr>
              <w:t>0.09</w:t>
            </w:r>
            <w:r w:rsidR="001B174C">
              <w:rPr>
                <w:lang w:bidi="ar-SA"/>
              </w:rPr>
              <w:t>3</w:t>
            </w:r>
          </w:p>
        </w:tc>
        <w:tc>
          <w:tcPr>
            <w:tcW w:w="1610" w:type="dxa"/>
            <w:shd w:val="clear" w:color="auto" w:fill="auto"/>
            <w:noWrap/>
            <w:vAlign w:val="bottom"/>
            <w:hideMark/>
            <w:tcPrChange w:id="2028"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029" w:author="Ed" w:date="2013-04-02T10:13:00Z">
                <w:pPr>
                  <w:pStyle w:val="NoSpacing"/>
                </w:pPr>
              </w:pPrChange>
            </w:pPr>
            <w:r w:rsidRPr="00F651EA">
              <w:rPr>
                <w:lang w:bidi="ar-SA"/>
              </w:rPr>
              <w:t>6.604</w:t>
            </w:r>
          </w:p>
        </w:tc>
      </w:tr>
    </w:tbl>
    <w:p w:rsidR="002121EA" w:rsidRDefault="002121EA" w:rsidP="00CA427F"/>
    <w:p w:rsidR="001047D9" w:rsidRPr="00C702FF" w:rsidRDefault="002121EA" w:rsidP="001047D9">
      <w:r>
        <w:t>All measurements in meters, except where indicated. Oz and Ow indicate quaternion components z and w. Perfect localization would be 0 meters displacement and 0 degrees heading (the robot at the origin).</w:t>
      </w:r>
    </w:p>
    <w:sectPr w:rsidR="001047D9" w:rsidRPr="00C702FF" w:rsidSect="00FD0F15">
      <w:type w:val="continuous"/>
      <w:pgSz w:w="12240" w:h="15840"/>
      <w:pgMar w:top="1440" w:right="1440" w:bottom="1440" w:left="2160" w:header="720" w:footer="720" w:gutter="0"/>
      <w:pgNumType w:start="1"/>
      <w:cols w:space="720"/>
      <w:docGrid w:linePitch="36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0" w:author="Ed" w:date="2013-04-03T12:28:00Z" w:initials="E">
    <w:p w:rsidR="001047D9" w:rsidRDefault="001047D9">
      <w:pPr>
        <w:pStyle w:val="CommentText"/>
      </w:pPr>
      <w:r>
        <w:rPr>
          <w:rStyle w:val="CommentReference"/>
        </w:rPr>
        <w:annotationRef/>
      </w:r>
      <w:r>
        <w:t>Reconstruct BoM (Appendix?)</w:t>
      </w:r>
    </w:p>
  </w:comment>
  <w:comment w:id="587" w:author="Ed" w:date="2013-04-03T12:28:00Z" w:initials="E">
    <w:p w:rsidR="001047D9" w:rsidRDefault="001047D9">
      <w:pPr>
        <w:pStyle w:val="CommentText"/>
      </w:pPr>
      <w:r>
        <w:rPr>
          <w:rStyle w:val="CommentReference"/>
        </w:rPr>
        <w:annotationRef/>
      </w:r>
      <w:r>
        <w:t>Add pull down resistor on transistor gate to diagram</w:t>
      </w:r>
    </w:p>
  </w:comment>
  <w:comment w:id="605" w:author="Ed" w:date="2013-04-03T12:28:00Z" w:initials="E">
    <w:p w:rsidR="001047D9" w:rsidRDefault="001047D9">
      <w:pPr>
        <w:pStyle w:val="CommentText"/>
      </w:pPr>
      <w:r>
        <w:rPr>
          <w:rStyle w:val="CommentReference"/>
        </w:rPr>
        <w:annotationRef/>
      </w:r>
      <w:r>
        <w:t>Replace with higher quality</w:t>
      </w:r>
    </w:p>
  </w:comment>
  <w:comment w:id="643" w:author="Ed" w:date="2013-04-03T12:28:00Z" w:initials="E">
    <w:p w:rsidR="001047D9" w:rsidRDefault="001047D9">
      <w:pPr>
        <w:pStyle w:val="CommentText"/>
      </w:pPr>
      <w:r>
        <w:rPr>
          <w:rStyle w:val="CommentReference"/>
        </w:rPr>
        <w:annotationRef/>
      </w:r>
    </w:p>
  </w:comment>
  <w:comment w:id="644" w:author="Ed" w:date="2013-04-03T12:28:00Z" w:initials="E">
    <w:p w:rsidR="001047D9" w:rsidRDefault="001047D9">
      <w:pPr>
        <w:pStyle w:val="CommentText"/>
      </w:pPr>
      <w:r>
        <w:rPr>
          <w:rStyle w:val="CommentReference"/>
        </w:rPr>
        <w:annotationRef/>
      </w:r>
      <w:r>
        <w:t>Insert data block diagram here?</w:t>
      </w:r>
    </w:p>
  </w:comment>
  <w:comment w:id="653" w:author="Ed" w:date="2013-04-03T12:28:00Z" w:initials="E">
    <w:p w:rsidR="001047D9" w:rsidRDefault="001047D9">
      <w:pPr>
        <w:pStyle w:val="CommentText"/>
      </w:pPr>
      <w:r>
        <w:rPr>
          <w:rStyle w:val="CommentReference"/>
        </w:rPr>
        <w:annotationRef/>
      </w:r>
      <w:r>
        <w:t>Cut this?</w:t>
      </w:r>
    </w:p>
  </w:comment>
  <w:comment w:id="689" w:author="Ed" w:date="2013-04-03T12:28:00Z" w:initials="E">
    <w:p w:rsidR="001047D9" w:rsidRDefault="001047D9">
      <w:pPr>
        <w:pStyle w:val="CommentText"/>
      </w:pPr>
      <w:r>
        <w:rPr>
          <w:rStyle w:val="CommentReference"/>
        </w:rPr>
        <w:annotationRef/>
      </w:r>
      <w:r>
        <w:t>Cite what?</w:t>
      </w:r>
    </w:p>
  </w:comment>
  <w:comment w:id="1011" w:author="Ed" w:date="2013-04-03T12:28:00Z" w:initials="E">
    <w:p w:rsidR="001047D9" w:rsidRDefault="001047D9">
      <w:pPr>
        <w:pStyle w:val="CommentText"/>
      </w:pPr>
      <w:r>
        <w:rPr>
          <w:rStyle w:val="CommentReference"/>
        </w:rPr>
        <w:annotationRef/>
      </w:r>
      <w:r>
        <w:t>Have different shapes for HW and SW. Label arrows as topics/services.</w:t>
      </w:r>
    </w:p>
  </w:comment>
  <w:comment w:id="1056" w:author="Ed" w:date="2013-04-03T12:28:00Z" w:initials="E">
    <w:p w:rsidR="001047D9" w:rsidRDefault="001047D9">
      <w:pPr>
        <w:pStyle w:val="CommentText"/>
      </w:pPr>
      <w:r>
        <w:rPr>
          <w:rStyle w:val="CommentReference"/>
        </w:rPr>
        <w:annotationRef/>
      </w:r>
      <w:r>
        <w:t>Possibly cite OSHA guideline here?</w:t>
      </w:r>
    </w:p>
  </w:comment>
  <w:comment w:id="1099" w:author="Ed" w:date="2013-04-03T12:28:00Z" w:initials="E">
    <w:p w:rsidR="001047D9" w:rsidRDefault="001047D9">
      <w:pPr>
        <w:pStyle w:val="CommentText"/>
      </w:pPr>
      <w:r>
        <w:rPr>
          <w:rStyle w:val="CommentReference"/>
        </w:rPr>
        <w:annotationRef/>
      </w:r>
      <w:r>
        <w:t>Should really have a schematic diagram for this system</w:t>
      </w:r>
    </w:p>
  </w:comment>
  <w:comment w:id="1203" w:author="Ed" w:date="2013-04-03T12:28:00Z" w:initials="E">
    <w:p w:rsidR="001047D9" w:rsidRDefault="001047D9">
      <w:pPr>
        <w:pStyle w:val="CommentText"/>
      </w:pPr>
      <w:r>
        <w:rPr>
          <w:rStyle w:val="CommentReference"/>
        </w:rPr>
        <w:annotationRef/>
      </w:r>
      <w:r>
        <w:t>Possibly add command vs speed figure here?</w:t>
      </w:r>
    </w:p>
  </w:comment>
  <w:comment w:id="1248" w:author="Ed" w:date="2013-04-03T12:28:00Z" w:initials="E">
    <w:p w:rsidR="001047D9" w:rsidRDefault="001047D9">
      <w:pPr>
        <w:pStyle w:val="CommentText"/>
      </w:pPr>
      <w:r>
        <w:rPr>
          <w:rStyle w:val="CommentReference"/>
        </w:rPr>
        <w:annotationRef/>
      </w:r>
      <w:r>
        <w:t>Check this</w:t>
      </w:r>
    </w:p>
  </w:comment>
  <w:comment w:id="1687" w:author="Ed" w:date="2013-04-03T12:28:00Z" w:initials="E">
    <w:p w:rsidR="00835419" w:rsidRDefault="00835419">
      <w:pPr>
        <w:pStyle w:val="CommentText"/>
      </w:pPr>
      <w:r>
        <w:rPr>
          <w:rStyle w:val="CommentReference"/>
        </w:rPr>
        <w:annotationRef/>
      </w:r>
      <w:r>
        <w:t>Check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15A" w:rsidRDefault="0020415A" w:rsidP="00CA427F">
      <w:r>
        <w:separator/>
      </w:r>
    </w:p>
  </w:endnote>
  <w:endnote w:type="continuationSeparator" w:id="0">
    <w:p w:rsidR="0020415A" w:rsidRDefault="0020415A" w:rsidP="00CA427F">
      <w:r>
        <w:continuationSeparator/>
      </w:r>
    </w:p>
  </w:endnote>
  <w:endnote w:type="continuationNotice" w:id="1">
    <w:p w:rsidR="0020415A" w:rsidRDefault="002041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7D9" w:rsidRDefault="001047D9" w:rsidP="00CA427F">
    <w:pPr>
      <w:pStyle w:val="Footer"/>
    </w:pPr>
  </w:p>
  <w:p w:rsidR="001047D9" w:rsidRDefault="001047D9" w:rsidP="00CA4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7D9" w:rsidRDefault="001047D9" w:rsidP="00CA427F">
    <w:pPr>
      <w:pStyle w:val="Footer"/>
      <w:tabs>
        <w:tab w:val="clear" w:pos="4680"/>
        <w:tab w:val="clear" w:pos="9360"/>
        <w:tab w:val="center" w:pos="4320"/>
        <w:tab w:val="right" w:pos="8640"/>
      </w:tabs>
    </w:pPr>
    <w:r>
      <w:tab/>
    </w:r>
    <w:sdt>
      <w:sdtPr>
        <w:id w:val="8990161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803BC">
          <w:rPr>
            <w:noProof/>
          </w:rPr>
          <w:t>6</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15A" w:rsidRDefault="0020415A" w:rsidP="00CA427F">
      <w:r>
        <w:separator/>
      </w:r>
    </w:p>
  </w:footnote>
  <w:footnote w:type="continuationSeparator" w:id="0">
    <w:p w:rsidR="0020415A" w:rsidRDefault="0020415A" w:rsidP="00CA427F">
      <w:r>
        <w:continuationSeparator/>
      </w:r>
    </w:p>
  </w:footnote>
  <w:footnote w:type="continuationNotice" w:id="1">
    <w:p w:rsidR="0020415A" w:rsidRDefault="0020415A">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7D9" w:rsidRDefault="001047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256524C"/>
    <w:multiLevelType w:val="hybridMultilevel"/>
    <w:tmpl w:val="E45C36C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E686EB5"/>
    <w:multiLevelType w:val="multilevel"/>
    <w:tmpl w:val="4B683314"/>
    <w:numStyleLink w:val="Headings"/>
  </w:abstractNum>
  <w:abstractNum w:abstractNumId="6">
    <w:nsid w:val="17D8764D"/>
    <w:multiLevelType w:val="multilevel"/>
    <w:tmpl w:val="4B683314"/>
    <w:numStyleLink w:val="Headings"/>
  </w:abstractNum>
  <w:abstractNum w:abstractNumId="7">
    <w:nsid w:val="21877383"/>
    <w:multiLevelType w:val="multilevel"/>
    <w:tmpl w:val="4B683314"/>
    <w:numStyleLink w:val="Headings"/>
  </w:abstractNum>
  <w:abstractNum w:abstractNumId="8">
    <w:nsid w:val="263E517A"/>
    <w:multiLevelType w:val="multilevel"/>
    <w:tmpl w:val="4B683314"/>
    <w:styleLink w:val="Headings"/>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2ED85ACF"/>
    <w:multiLevelType w:val="multilevel"/>
    <w:tmpl w:val="4B683314"/>
    <w:numStyleLink w:val="Headings"/>
  </w:abstractNum>
  <w:abstractNum w:abstractNumId="11">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DB6C56"/>
    <w:multiLevelType w:val="hybridMultilevel"/>
    <w:tmpl w:val="F3360426"/>
    <w:lvl w:ilvl="0" w:tplc="66346F78">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5">
    <w:nsid w:val="73322055"/>
    <w:multiLevelType w:val="multilevel"/>
    <w:tmpl w:val="4B683314"/>
    <w:numStyleLink w:val="Headings"/>
  </w:abstractNum>
  <w:abstractNum w:abstractNumId="16">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11"/>
  </w:num>
  <w:num w:numId="4">
    <w:abstractNumId w:val="4"/>
  </w:num>
  <w:num w:numId="5">
    <w:abstractNumId w:val="14"/>
  </w:num>
  <w:num w:numId="6">
    <w:abstractNumId w:val="2"/>
  </w:num>
  <w:num w:numId="7">
    <w:abstractNumId w:val="12"/>
  </w:num>
  <w:num w:numId="8">
    <w:abstractNumId w:val="9"/>
  </w:num>
  <w:num w:numId="9">
    <w:abstractNumId w:val="16"/>
  </w:num>
  <w:num w:numId="10">
    <w:abstractNumId w:val="3"/>
  </w:num>
  <w:num w:numId="11">
    <w:abstractNumId w:val="13"/>
  </w:num>
  <w:num w:numId="12">
    <w:abstractNumId w:val="8"/>
    <w:lvlOverride w:ilvl="0">
      <w:lvl w:ilvl="0">
        <w:start w:val="1"/>
        <w:numFmt w:val="decimal"/>
        <w:pStyle w:val="Heading1"/>
        <w:isLgl/>
        <w:lvlText w:val="%1."/>
        <w:lvlJc w:val="left"/>
        <w:pPr>
          <w:ind w:left="0" w:firstLine="0"/>
        </w:pPr>
        <w:rPr>
          <w:rFonts w:hint="default"/>
        </w:rPr>
      </w:lvl>
    </w:lvlOverride>
    <w:lvlOverride w:ilvl="1">
      <w:lvl w:ilvl="1">
        <w:start w:val="1"/>
        <w:numFmt w:val="decimal"/>
        <w:pStyle w:val="Heading2"/>
        <w:isLgl/>
        <w:lvlText w:val="%1.%2"/>
        <w:lvlJc w:val="left"/>
        <w:pPr>
          <w:ind w:left="0" w:firstLine="0"/>
        </w:pPr>
        <w:rPr>
          <w:rFonts w:hint="default"/>
        </w:rPr>
      </w:lvl>
    </w:lvlOverride>
    <w:lvlOverride w:ilvl="2">
      <w:lvl w:ilvl="2">
        <w:start w:val="1"/>
        <w:numFmt w:val="decimal"/>
        <w:lvlText w:val="%2.%3."/>
        <w:lvlJc w:val="left"/>
        <w:pPr>
          <w:ind w:left="0" w:firstLine="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0"/>
  </w:num>
  <w:num w:numId="16">
    <w:abstractNumId w:val="8"/>
  </w:num>
  <w:num w:numId="17">
    <w:abstractNumId w:val="6"/>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
  <w:rsids>
    <w:rsidRoot w:val="002B57A3"/>
    <w:rsid w:val="000057B5"/>
    <w:rsid w:val="00005C1B"/>
    <w:rsid w:val="0001551D"/>
    <w:rsid w:val="00015FD3"/>
    <w:rsid w:val="00016549"/>
    <w:rsid w:val="00021F0A"/>
    <w:rsid w:val="00026E6C"/>
    <w:rsid w:val="00036AA2"/>
    <w:rsid w:val="000476E8"/>
    <w:rsid w:val="00055796"/>
    <w:rsid w:val="00060A2F"/>
    <w:rsid w:val="00073423"/>
    <w:rsid w:val="000942D4"/>
    <w:rsid w:val="00097855"/>
    <w:rsid w:val="000A0185"/>
    <w:rsid w:val="000A0438"/>
    <w:rsid w:val="000C39CF"/>
    <w:rsid w:val="000E652D"/>
    <w:rsid w:val="001047D9"/>
    <w:rsid w:val="00114619"/>
    <w:rsid w:val="00121178"/>
    <w:rsid w:val="0014325B"/>
    <w:rsid w:val="00144269"/>
    <w:rsid w:val="00156DEB"/>
    <w:rsid w:val="001638A1"/>
    <w:rsid w:val="001719C3"/>
    <w:rsid w:val="00176F7F"/>
    <w:rsid w:val="001B174C"/>
    <w:rsid w:val="001B1C15"/>
    <w:rsid w:val="001B61F0"/>
    <w:rsid w:val="001B6819"/>
    <w:rsid w:val="001D42E6"/>
    <w:rsid w:val="001D6113"/>
    <w:rsid w:val="001E0DFA"/>
    <w:rsid w:val="0020415A"/>
    <w:rsid w:val="002121EA"/>
    <w:rsid w:val="00227307"/>
    <w:rsid w:val="00244465"/>
    <w:rsid w:val="00246D24"/>
    <w:rsid w:val="002557A2"/>
    <w:rsid w:val="0026231D"/>
    <w:rsid w:val="002969ED"/>
    <w:rsid w:val="002A42A1"/>
    <w:rsid w:val="002A42C2"/>
    <w:rsid w:val="002B57A3"/>
    <w:rsid w:val="002B69CE"/>
    <w:rsid w:val="002D6416"/>
    <w:rsid w:val="002E2832"/>
    <w:rsid w:val="00300C4C"/>
    <w:rsid w:val="00306864"/>
    <w:rsid w:val="00312228"/>
    <w:rsid w:val="003330B7"/>
    <w:rsid w:val="0034564C"/>
    <w:rsid w:val="003669D1"/>
    <w:rsid w:val="0036798C"/>
    <w:rsid w:val="003742E7"/>
    <w:rsid w:val="003777D9"/>
    <w:rsid w:val="003803BC"/>
    <w:rsid w:val="00380F8D"/>
    <w:rsid w:val="003B51D5"/>
    <w:rsid w:val="003C6932"/>
    <w:rsid w:val="003C734C"/>
    <w:rsid w:val="003E6308"/>
    <w:rsid w:val="003F0DE5"/>
    <w:rsid w:val="004313B6"/>
    <w:rsid w:val="00454B15"/>
    <w:rsid w:val="004678EE"/>
    <w:rsid w:val="004719AB"/>
    <w:rsid w:val="004A564E"/>
    <w:rsid w:val="004B3653"/>
    <w:rsid w:val="004E717C"/>
    <w:rsid w:val="004F2D1C"/>
    <w:rsid w:val="00502CDA"/>
    <w:rsid w:val="005105B4"/>
    <w:rsid w:val="005217DE"/>
    <w:rsid w:val="00523298"/>
    <w:rsid w:val="00523A24"/>
    <w:rsid w:val="0053034D"/>
    <w:rsid w:val="00534635"/>
    <w:rsid w:val="0053761C"/>
    <w:rsid w:val="00595217"/>
    <w:rsid w:val="00596370"/>
    <w:rsid w:val="00597959"/>
    <w:rsid w:val="005B060D"/>
    <w:rsid w:val="005B23F0"/>
    <w:rsid w:val="00604510"/>
    <w:rsid w:val="00606590"/>
    <w:rsid w:val="00610622"/>
    <w:rsid w:val="00624768"/>
    <w:rsid w:val="00627192"/>
    <w:rsid w:val="006349D4"/>
    <w:rsid w:val="006545F1"/>
    <w:rsid w:val="00660968"/>
    <w:rsid w:val="00697DB7"/>
    <w:rsid w:val="006A0A73"/>
    <w:rsid w:val="006A20FF"/>
    <w:rsid w:val="006C0CF0"/>
    <w:rsid w:val="006F204F"/>
    <w:rsid w:val="00713CF9"/>
    <w:rsid w:val="007229EA"/>
    <w:rsid w:val="00743D43"/>
    <w:rsid w:val="00750253"/>
    <w:rsid w:val="00790ADC"/>
    <w:rsid w:val="007920F0"/>
    <w:rsid w:val="007A0A93"/>
    <w:rsid w:val="007B1D78"/>
    <w:rsid w:val="007B43CD"/>
    <w:rsid w:val="007B7264"/>
    <w:rsid w:val="007E247D"/>
    <w:rsid w:val="007E4599"/>
    <w:rsid w:val="00801869"/>
    <w:rsid w:val="00815210"/>
    <w:rsid w:val="00817427"/>
    <w:rsid w:val="00820D05"/>
    <w:rsid w:val="00835419"/>
    <w:rsid w:val="0083679E"/>
    <w:rsid w:val="00845427"/>
    <w:rsid w:val="00847F35"/>
    <w:rsid w:val="00864D17"/>
    <w:rsid w:val="0087344B"/>
    <w:rsid w:val="0088127F"/>
    <w:rsid w:val="00883C3F"/>
    <w:rsid w:val="00886998"/>
    <w:rsid w:val="008A123A"/>
    <w:rsid w:val="008B0231"/>
    <w:rsid w:val="008B75AF"/>
    <w:rsid w:val="008C03F5"/>
    <w:rsid w:val="008C2EAC"/>
    <w:rsid w:val="008D43E4"/>
    <w:rsid w:val="008E25F2"/>
    <w:rsid w:val="008E6318"/>
    <w:rsid w:val="008E6F27"/>
    <w:rsid w:val="008F2833"/>
    <w:rsid w:val="008F776E"/>
    <w:rsid w:val="0090056C"/>
    <w:rsid w:val="00903BF7"/>
    <w:rsid w:val="00920819"/>
    <w:rsid w:val="00925EE4"/>
    <w:rsid w:val="00946D24"/>
    <w:rsid w:val="009531CE"/>
    <w:rsid w:val="00961E9C"/>
    <w:rsid w:val="009662D3"/>
    <w:rsid w:val="009800A1"/>
    <w:rsid w:val="00987999"/>
    <w:rsid w:val="00993CBD"/>
    <w:rsid w:val="00996AF2"/>
    <w:rsid w:val="0099775E"/>
    <w:rsid w:val="009D23E7"/>
    <w:rsid w:val="009D6921"/>
    <w:rsid w:val="009E09EB"/>
    <w:rsid w:val="009F112C"/>
    <w:rsid w:val="00A15744"/>
    <w:rsid w:val="00A17829"/>
    <w:rsid w:val="00A22D11"/>
    <w:rsid w:val="00A51BF5"/>
    <w:rsid w:val="00A74B09"/>
    <w:rsid w:val="00A869A6"/>
    <w:rsid w:val="00AA0B7C"/>
    <w:rsid w:val="00AC7E88"/>
    <w:rsid w:val="00AF0BEB"/>
    <w:rsid w:val="00B05C1A"/>
    <w:rsid w:val="00B06BF6"/>
    <w:rsid w:val="00B161FC"/>
    <w:rsid w:val="00B326C5"/>
    <w:rsid w:val="00B366A1"/>
    <w:rsid w:val="00B52883"/>
    <w:rsid w:val="00B82CCD"/>
    <w:rsid w:val="00B83A20"/>
    <w:rsid w:val="00B90B16"/>
    <w:rsid w:val="00B97924"/>
    <w:rsid w:val="00BB0DEF"/>
    <w:rsid w:val="00BB1647"/>
    <w:rsid w:val="00BE5A17"/>
    <w:rsid w:val="00BF290D"/>
    <w:rsid w:val="00BF5959"/>
    <w:rsid w:val="00C14777"/>
    <w:rsid w:val="00C265CB"/>
    <w:rsid w:val="00C26887"/>
    <w:rsid w:val="00C366B4"/>
    <w:rsid w:val="00C55C0D"/>
    <w:rsid w:val="00C60FD0"/>
    <w:rsid w:val="00C6703D"/>
    <w:rsid w:val="00C702FF"/>
    <w:rsid w:val="00C7447B"/>
    <w:rsid w:val="00C82D64"/>
    <w:rsid w:val="00CA19BC"/>
    <w:rsid w:val="00CA427F"/>
    <w:rsid w:val="00CC5A2E"/>
    <w:rsid w:val="00CE35EE"/>
    <w:rsid w:val="00D03085"/>
    <w:rsid w:val="00D12086"/>
    <w:rsid w:val="00D21764"/>
    <w:rsid w:val="00D50A3D"/>
    <w:rsid w:val="00D64CD1"/>
    <w:rsid w:val="00D753C2"/>
    <w:rsid w:val="00D856A0"/>
    <w:rsid w:val="00DA4DD7"/>
    <w:rsid w:val="00DA7C5D"/>
    <w:rsid w:val="00DB4046"/>
    <w:rsid w:val="00DC7331"/>
    <w:rsid w:val="00DD7EB8"/>
    <w:rsid w:val="00DE7A2F"/>
    <w:rsid w:val="00DF415F"/>
    <w:rsid w:val="00E24D67"/>
    <w:rsid w:val="00E32684"/>
    <w:rsid w:val="00E40487"/>
    <w:rsid w:val="00E57186"/>
    <w:rsid w:val="00E811C4"/>
    <w:rsid w:val="00E8726A"/>
    <w:rsid w:val="00E9706F"/>
    <w:rsid w:val="00F15635"/>
    <w:rsid w:val="00F31439"/>
    <w:rsid w:val="00F3160B"/>
    <w:rsid w:val="00F3297E"/>
    <w:rsid w:val="00F422CA"/>
    <w:rsid w:val="00F44690"/>
    <w:rsid w:val="00F51417"/>
    <w:rsid w:val="00F600E1"/>
    <w:rsid w:val="00F651EA"/>
    <w:rsid w:val="00F66CBB"/>
    <w:rsid w:val="00F87CE5"/>
    <w:rsid w:val="00F95097"/>
    <w:rsid w:val="00FA725F"/>
    <w:rsid w:val="00FC47C3"/>
    <w:rsid w:val="00FC6366"/>
    <w:rsid w:val="00FD076A"/>
    <w:rsid w:val="00FD0F15"/>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3803BC"/>
    <w:pPr>
      <w:pageBreakBefore/>
      <w:numPr>
        <w:numId w:val="19"/>
      </w:numPr>
      <w:spacing w:before="480"/>
      <w:contextualSpacing/>
      <w:outlineLvl w:val="0"/>
      <w:pPrChange w:id="0" w:author="Ed" w:date="2013-04-03T15:37: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0" w:author="Ed" w:date="2013-04-03T15:37: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1" w:author="Ed" w:date="2013-04-02T11:30:00Z">
        <w:pPr>
          <w:pageBreakBefore/>
          <w:numPr>
            <w:ilvl w:val="1"/>
            <w:numId w:val="14"/>
          </w:numPr>
          <w:spacing w:before="200" w:after="160" w:line="480" w:lineRule="auto"/>
          <w:contextualSpacing/>
          <w:outlineLvl w:val="1"/>
        </w:pPr>
      </w:pPrChange>
    </w:pPr>
    <w:rPr>
      <w:bCs w:val="0"/>
      <w:sz w:val="26"/>
      <w:szCs w:val="26"/>
      <w:rPrChange w:id="1"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3803BC"/>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3803BC"/>
    <w:pPr>
      <w:numPr>
        <w:numId w:val="16"/>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 w:type="paragraph" w:customStyle="1" w:styleId="Heading1NoNumber">
    <w:name w:val="Heading 1 (No Number)"/>
    <w:link w:val="Heading1NoNumberChar"/>
    <w:qFormat/>
    <w:rsid w:val="00606590"/>
    <w:pPr>
      <w:pageBreakBefore/>
      <w:pPrChange w:id="2" w:author="Ed" w:date="2013-04-03T15:34:00Z">
        <w:pPr>
          <w:spacing w:after="160" w:line="480" w:lineRule="auto"/>
        </w:pPr>
      </w:pPrChange>
    </w:pPr>
    <w:rPr>
      <w:rFonts w:ascii="Cambria" w:hAnsi="Cambria"/>
      <w:b/>
      <w:bCs/>
      <w:sz w:val="28"/>
      <w:szCs w:val="28"/>
      <w:lang w:bidi="en-US"/>
      <w:rPrChange w:id="2" w:author="Ed" w:date="2013-04-03T15:34:00Z">
        <w:rPr>
          <w:rFonts w:ascii="Cambria" w:hAnsi="Cambria"/>
          <w:b/>
          <w:bCs/>
          <w:sz w:val="28"/>
          <w:szCs w:val="28"/>
          <w:lang w:val="en-US" w:eastAsia="en-US" w:bidi="en-US"/>
        </w:rPr>
      </w:rPrChange>
    </w:rPr>
  </w:style>
  <w:style w:type="character" w:customStyle="1" w:styleId="Heading1NoNumberChar">
    <w:name w:val="Heading 1 (No Number) Char"/>
    <w:basedOn w:val="Heading1Char"/>
    <w:link w:val="Heading1NoNumber"/>
    <w:rsid w:val="00606590"/>
    <w:rPr>
      <w:rFonts w:ascii="Cambria" w:hAnsi="Cambria"/>
      <w:b/>
      <w:bCs/>
      <w:sz w:val="28"/>
      <w:szCs w:val="28"/>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3803BC"/>
    <w:pPr>
      <w:pageBreakBefore/>
      <w:numPr>
        <w:numId w:val="19"/>
      </w:numPr>
      <w:spacing w:before="480"/>
      <w:contextualSpacing/>
      <w:outlineLvl w:val="0"/>
      <w:pPrChange w:id="3" w:author="Ed" w:date="2013-04-03T15:37: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3" w:author="Ed" w:date="2013-04-03T15:37: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4" w:author="Ed" w:date="2013-04-02T11:30:00Z">
        <w:pPr>
          <w:pageBreakBefore/>
          <w:numPr>
            <w:ilvl w:val="1"/>
            <w:numId w:val="14"/>
          </w:numPr>
          <w:spacing w:before="200" w:after="160" w:line="480" w:lineRule="auto"/>
          <w:contextualSpacing/>
          <w:outlineLvl w:val="1"/>
        </w:pPr>
      </w:pPrChange>
    </w:pPr>
    <w:rPr>
      <w:bCs w:val="0"/>
      <w:sz w:val="26"/>
      <w:szCs w:val="26"/>
      <w:rPrChange w:id="4"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3803BC"/>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3803BC"/>
    <w:pPr>
      <w:numPr>
        <w:numId w:val="16"/>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 w:type="paragraph" w:customStyle="1" w:styleId="Heading1NoNumber">
    <w:name w:val="Heading 1 (No Number)"/>
    <w:link w:val="Heading1NoNumberChar"/>
    <w:qFormat/>
    <w:rsid w:val="00606590"/>
    <w:pPr>
      <w:pageBreakBefore/>
      <w:pPrChange w:id="5" w:author="Ed" w:date="2013-04-03T15:34:00Z">
        <w:pPr>
          <w:spacing w:after="160" w:line="480" w:lineRule="auto"/>
        </w:pPr>
      </w:pPrChange>
    </w:pPr>
    <w:rPr>
      <w:rFonts w:ascii="Cambria" w:hAnsi="Cambria"/>
      <w:b/>
      <w:bCs/>
      <w:sz w:val="28"/>
      <w:szCs w:val="28"/>
      <w:lang w:bidi="en-US"/>
      <w:rPrChange w:id="5" w:author="Ed" w:date="2013-04-03T15:34:00Z">
        <w:rPr>
          <w:rFonts w:ascii="Cambria" w:hAnsi="Cambria"/>
          <w:b/>
          <w:bCs/>
          <w:sz w:val="28"/>
          <w:szCs w:val="28"/>
          <w:lang w:val="en-US" w:eastAsia="en-US" w:bidi="en-US"/>
        </w:rPr>
      </w:rPrChange>
    </w:rPr>
  </w:style>
  <w:style w:type="character" w:customStyle="1" w:styleId="Heading1NoNumberChar">
    <w:name w:val="Heading 1 (No Number) Char"/>
    <w:basedOn w:val="Heading1Char"/>
    <w:link w:val="Heading1NoNumber"/>
    <w:rsid w:val="00606590"/>
    <w:rPr>
      <w:rFonts w:ascii="Cambria" w:hAnsi="Cambria"/>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oleObject" Target="embeddings/oleObject2.bin"/><Relationship Id="rId39" Type="http://schemas.openxmlformats.org/officeDocument/2006/relationships/image" Target="media/image22.wmf"/><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image" Target="media/image21.wm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w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wmf"/><Relationship Id="rId40"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9.wmf"/><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wmf"/><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8.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02621D8-9134-470D-941E-CB2DC3FD6E5A}">
  <ds:schemaRefs>
    <ds:schemaRef ds:uri="http://schemas.openxmlformats.org/officeDocument/2006/bibliography"/>
  </ds:schemaRefs>
</ds:datastoreItem>
</file>

<file path=customXml/itemProps2.xml><?xml version="1.0" encoding="utf-8"?>
<ds:datastoreItem xmlns:ds="http://schemas.openxmlformats.org/officeDocument/2006/customXml" ds:itemID="{C5F0D3D4-4626-412E-8811-3C0D14969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100</Pages>
  <Words>31364</Words>
  <Characters>178776</Characters>
  <Application>Microsoft Office Word</Application>
  <DocSecurity>0</DocSecurity>
  <Lines>1489</Lines>
  <Paragraphs>419</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209721</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40</cp:revision>
  <cp:lastPrinted>2013-03-22T16:07:00Z</cp:lastPrinted>
  <dcterms:created xsi:type="dcterms:W3CDTF">2013-03-22T16:07:00Z</dcterms:created>
  <dcterms:modified xsi:type="dcterms:W3CDTF">2013-04-03T19:37:00Z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id="nEPlpIk4"/&gt;&lt;style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