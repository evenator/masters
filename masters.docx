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headerReference w:type="default" r:id="rId10"/>
          <w:footerReference w:type="default" r:id="rId11"/>
          <w:pgSz w:w="12240" w:h="15840"/>
          <w:pgMar w:top="1440" w:right="1440" w:bottom="1440" w:left="1440" w:header="720" w:footer="720" w:gutter="0"/>
          <w:cols w:space="720"/>
          <w:docGrid w:linePitch="360" w:charSpace="8192"/>
        </w:sectPr>
      </w:pPr>
    </w:p>
    <w:p w:rsidR="002969ED" w:rsidRDefault="002969ED" w:rsidP="00CA427F">
      <w:r>
        <w:lastRenderedPageBreak/>
        <w:t xml:space="preserve">CASE </w:t>
      </w:r>
      <w:proofErr w:type="gramStart"/>
      <w:r>
        <w:t>WESTERN RESERVE</w:t>
      </w:r>
      <w:proofErr w:type="gramEnd"/>
      <w:r>
        <w:t xml:space="p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proofErr w:type="gramStart"/>
      <w:r>
        <w:t>candidate</w:t>
      </w:r>
      <w:proofErr w:type="gramEnd"/>
      <w:r>
        <w:t xml:space="preserve"> for the </w:t>
      </w:r>
      <w:r w:rsidRPr="002969ED">
        <w:rPr>
          <w:u w:val="single"/>
        </w:rPr>
        <w:t>Master of Science</w:t>
      </w:r>
      <w:r>
        <w:t xml:space="preserve"> degree *.</w:t>
      </w:r>
    </w:p>
    <w:p w:rsidR="002969ED" w:rsidRDefault="00E24D67" w:rsidP="00627192">
      <w:pPr>
        <w:pStyle w:val="Style1"/>
      </w:pPr>
      <w:r w:rsidRPr="00E24D67">
        <w:t>(</w:t>
      </w:r>
      <w:proofErr w:type="gramStart"/>
      <w:r w:rsidRPr="00E24D67">
        <w:t>signed</w:t>
      </w:r>
      <w:proofErr w:type="gramEnd"/>
      <w:r w:rsidRPr="00E24D67">
        <w:t>)</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w:t>
      </w:r>
      <w:proofErr w:type="spellStart"/>
      <w:r w:rsidRPr="00627192">
        <w:rPr>
          <w:u w:val="single"/>
        </w:rPr>
        <w:t>Cenk</w:t>
      </w:r>
      <w:proofErr w:type="spellEnd"/>
      <w:r w:rsidRPr="00627192">
        <w:rPr>
          <w:u w:val="single"/>
        </w:rPr>
        <w:t xml:space="preserve"> </w:t>
      </w:r>
      <w:proofErr w:type="spellStart"/>
      <w:r w:rsidRPr="00627192">
        <w:rPr>
          <w:u w:val="single"/>
        </w:rPr>
        <w:t>Cavusoglu</w:t>
      </w:r>
      <w:proofErr w:type="spellEnd"/>
      <w:r w:rsidRPr="00627192">
        <w:rPr>
          <w:u w:val="single"/>
        </w:rPr>
        <w:t xml:space="preserve">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w:t>
      </w:r>
      <w:proofErr w:type="gramStart"/>
      <w:r>
        <w:t>date</w:t>
      </w:r>
      <w:proofErr w:type="gramEnd"/>
      <w:r>
        <w:t>)</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lastRenderedPageBreak/>
        <w:br w:type="page"/>
      </w:r>
    </w:p>
    <w:p w:rsidR="002557A2" w:rsidRDefault="00845427">
      <w:pPr>
        <w:pStyle w:val="Heading1"/>
        <w:rPr>
          <w:noProof/>
        </w:rPr>
        <w:pPrChange w:id="4" w:author="Ed" w:date="2013-04-03T11:52:00Z">
          <w:pPr>
            <w:pStyle w:val="Heading1"/>
            <w:tabs>
              <w:tab w:val="right" w:pos="8640"/>
            </w:tabs>
          </w:pPr>
        </w:pPrChange>
      </w:pPr>
      <w:bookmarkStart w:id="5" w:name="_Toc352053809"/>
      <w:bookmarkStart w:id="6" w:name="_Toc351997861"/>
      <w:r>
        <w:lastRenderedPageBreak/>
        <w:t>Contents</w:t>
      </w:r>
      <w:bookmarkEnd w:id="5"/>
      <w:bookmarkEnd w:id="6"/>
      <w:r w:rsidR="0087344B">
        <w:fldChar w:fldCharType="begin"/>
      </w:r>
      <w:r w:rsidR="00864D17">
        <w:instrText xml:space="preserve"> TOC \o </w:instrText>
      </w:r>
      <w:r w:rsidR="0087344B">
        <w:fldChar w:fldCharType="separate"/>
      </w:r>
    </w:p>
    <w:p w:rsidR="002557A2" w:rsidRDefault="002557A2" w:rsidP="00D50A3D">
      <w:pPr>
        <w:pStyle w:val="TOC1"/>
        <w:rPr>
          <w:rFonts w:asciiTheme="minorHAnsi" w:eastAsiaTheme="minorEastAsia" w:hAnsiTheme="minorHAnsi" w:cstheme="minorBidi"/>
          <w:noProof/>
          <w:sz w:val="22"/>
          <w:lang w:bidi="ar-SA"/>
        </w:rPr>
      </w:pPr>
      <w:r>
        <w:rPr>
          <w:noProof/>
        </w:rPr>
        <w:t>Contents</w:t>
      </w:r>
      <w:r>
        <w:rPr>
          <w:noProof/>
        </w:rPr>
        <w:tab/>
      </w:r>
      <w:r w:rsidR="00627192">
        <w:rPr>
          <w:noProof/>
        </w:rPr>
        <w:fldChar w:fldCharType="begin"/>
      </w:r>
      <w:r w:rsidR="00627192">
        <w:rPr>
          <w:noProof/>
        </w:rPr>
        <w:instrText xml:space="preserve"> PAGEREF _Toc351997861 \h </w:instrText>
      </w:r>
      <w:r w:rsidR="00627192">
        <w:rPr>
          <w:noProof/>
        </w:rPr>
      </w:r>
      <w:r w:rsidR="00627192">
        <w:rPr>
          <w:noProof/>
        </w:rPr>
        <w:fldChar w:fldCharType="separate"/>
      </w:r>
      <w:r w:rsidR="00B366A1">
        <w:rPr>
          <w:noProof/>
        </w:rPr>
        <w:t>ii</w:t>
      </w:r>
      <w:r w:rsidR="00627192">
        <w:rPr>
          <w:noProof/>
        </w:rPr>
        <w:fldChar w:fldCharType="end"/>
      </w:r>
      <w:r>
        <w:rPr>
          <w:noProof/>
        </w:rPr>
        <w:fldChar w:fldCharType="begin"/>
      </w:r>
      <w:r>
        <w:rPr>
          <w:noProof/>
        </w:rPr>
        <w:instrText xml:space="preserve"> PAGEREF _Toc352053809 \h </w:instrText>
      </w:r>
      <w:r>
        <w:rPr>
          <w:noProof/>
        </w:rPr>
      </w:r>
      <w:r>
        <w:rPr>
          <w:noProof/>
        </w:rPr>
        <w:fldChar w:fldCharType="separate"/>
      </w:r>
      <w:r>
        <w:rPr>
          <w:noProof/>
        </w:rPr>
        <w:t>ii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Figures</w:t>
      </w:r>
      <w:r>
        <w:rPr>
          <w:noProof/>
        </w:rPr>
        <w:tab/>
      </w:r>
      <w:r w:rsidR="00627192">
        <w:rPr>
          <w:noProof/>
        </w:rPr>
        <w:fldChar w:fldCharType="begin"/>
      </w:r>
      <w:r w:rsidR="00627192">
        <w:rPr>
          <w:noProof/>
        </w:rPr>
        <w:instrText xml:space="preserve"> PAGEREF _Toc351997862 \h </w:instrText>
      </w:r>
      <w:r w:rsidR="00627192">
        <w:rPr>
          <w:noProof/>
        </w:rPr>
      </w:r>
      <w:r w:rsidR="00627192">
        <w:rPr>
          <w:noProof/>
        </w:rPr>
        <w:fldChar w:fldCharType="separate"/>
      </w:r>
      <w:r w:rsidR="00B366A1">
        <w:rPr>
          <w:noProof/>
        </w:rPr>
        <w:t>vi</w:t>
      </w:r>
      <w:r w:rsidR="00627192">
        <w:rPr>
          <w:noProof/>
        </w:rPr>
        <w:fldChar w:fldCharType="end"/>
      </w:r>
      <w:r>
        <w:rPr>
          <w:noProof/>
        </w:rPr>
        <w:fldChar w:fldCharType="begin"/>
      </w:r>
      <w:r>
        <w:rPr>
          <w:noProof/>
        </w:rPr>
        <w:instrText xml:space="preserve"> PAGEREF _Toc352053810 \h </w:instrText>
      </w:r>
      <w:r>
        <w:rPr>
          <w:noProof/>
        </w:rPr>
      </w:r>
      <w:r>
        <w:rPr>
          <w:noProof/>
        </w:rPr>
        <w:fldChar w:fldCharType="separate"/>
      </w:r>
      <w:r>
        <w:rPr>
          <w:noProof/>
        </w:rPr>
        <w:t>vi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Abstract</w:t>
      </w:r>
      <w:r>
        <w:rPr>
          <w:noProof/>
        </w:rPr>
        <w:tab/>
      </w:r>
      <w:r w:rsidR="00627192">
        <w:rPr>
          <w:noProof/>
        </w:rPr>
        <w:fldChar w:fldCharType="begin"/>
      </w:r>
      <w:r w:rsidR="00627192">
        <w:rPr>
          <w:noProof/>
        </w:rPr>
        <w:instrText xml:space="preserve"> PAGEREF _Toc351997863 \h </w:instrText>
      </w:r>
      <w:r w:rsidR="00627192">
        <w:rPr>
          <w:noProof/>
        </w:rPr>
      </w:r>
      <w:r w:rsidR="00627192">
        <w:rPr>
          <w:noProof/>
        </w:rPr>
        <w:fldChar w:fldCharType="separate"/>
      </w:r>
      <w:r w:rsidR="00B366A1">
        <w:rPr>
          <w:noProof/>
        </w:rPr>
        <w:t>viii</w:t>
      </w:r>
      <w:r w:rsidR="00627192">
        <w:rPr>
          <w:noProof/>
        </w:rPr>
        <w:fldChar w:fldCharType="end"/>
      </w:r>
      <w:r>
        <w:rPr>
          <w:noProof/>
        </w:rPr>
        <w:fldChar w:fldCharType="begin"/>
      </w:r>
      <w:r>
        <w:rPr>
          <w:noProof/>
        </w:rPr>
        <w:instrText xml:space="preserve"> PAGEREF _Toc352053811 \h </w:instrText>
      </w:r>
      <w:r>
        <w:rPr>
          <w:noProof/>
        </w:rPr>
      </w:r>
      <w:r>
        <w:rPr>
          <w:noProof/>
        </w:rPr>
        <w:fldChar w:fldCharType="separate"/>
      </w:r>
      <w:r>
        <w:rPr>
          <w:noProof/>
        </w:rPr>
        <w:t>viii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Introduction</w:t>
      </w:r>
      <w:r>
        <w:rPr>
          <w:noProof/>
        </w:rPr>
        <w:tab/>
      </w:r>
      <w:r w:rsidR="00627192">
        <w:rPr>
          <w:noProof/>
        </w:rPr>
        <w:fldChar w:fldCharType="begin"/>
      </w:r>
      <w:r w:rsidR="00627192">
        <w:rPr>
          <w:noProof/>
        </w:rPr>
        <w:instrText xml:space="preserve"> PAGEREF _Toc351997864 \h </w:instrText>
      </w:r>
      <w:r w:rsidR="00627192">
        <w:rPr>
          <w:noProof/>
        </w:rPr>
      </w:r>
      <w:r w:rsidR="00627192">
        <w:rPr>
          <w:noProof/>
        </w:rPr>
        <w:fldChar w:fldCharType="separate"/>
      </w:r>
      <w:r w:rsidR="00B366A1">
        <w:rPr>
          <w:noProof/>
        </w:rPr>
        <w:t>1</w:t>
      </w:r>
      <w:r w:rsidR="00627192">
        <w:rPr>
          <w:noProof/>
        </w:rPr>
        <w:fldChar w:fldCharType="end"/>
      </w:r>
      <w:r>
        <w:rPr>
          <w:noProof/>
        </w:rPr>
        <w:fldChar w:fldCharType="begin"/>
      </w:r>
      <w:r>
        <w:rPr>
          <w:noProof/>
        </w:rPr>
        <w:instrText xml:space="preserve"> PAGEREF _Toc352053812 \h </w:instrText>
      </w:r>
      <w:r>
        <w:rPr>
          <w:noProof/>
        </w:rPr>
      </w:r>
      <w:r>
        <w:rPr>
          <w:noProof/>
        </w:rPr>
        <w:fldChar w:fldCharType="separate"/>
      </w:r>
      <w:r>
        <w:rPr>
          <w:noProof/>
        </w:rPr>
        <w:t>1</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Industrial Mobile Manipulation</w:t>
      </w:r>
      <w:r>
        <w:rPr>
          <w:noProof/>
        </w:rPr>
        <w:tab/>
      </w:r>
      <w:r w:rsidR="00627192">
        <w:rPr>
          <w:noProof/>
        </w:rPr>
        <w:fldChar w:fldCharType="begin"/>
      </w:r>
      <w:r w:rsidR="00627192">
        <w:rPr>
          <w:noProof/>
        </w:rPr>
        <w:instrText xml:space="preserve"> PAGEREF _Toc351997865 \h </w:instrText>
      </w:r>
      <w:r w:rsidR="00627192">
        <w:rPr>
          <w:noProof/>
        </w:rPr>
      </w:r>
      <w:r w:rsidR="00627192">
        <w:rPr>
          <w:noProof/>
        </w:rPr>
        <w:fldChar w:fldCharType="separate"/>
      </w:r>
      <w:r w:rsidR="00B366A1">
        <w:rPr>
          <w:noProof/>
        </w:rPr>
        <w:t>3</w:t>
      </w:r>
      <w:r w:rsidR="00627192">
        <w:rPr>
          <w:noProof/>
        </w:rPr>
        <w:fldChar w:fldCharType="end"/>
      </w:r>
      <w:r>
        <w:rPr>
          <w:noProof/>
        </w:rPr>
        <w:fldChar w:fldCharType="begin"/>
      </w:r>
      <w:r>
        <w:rPr>
          <w:noProof/>
        </w:rPr>
        <w:instrText xml:space="preserve"> PAGEREF _Toc352053813 \h </w:instrText>
      </w:r>
      <w:r>
        <w:rPr>
          <w:noProof/>
        </w:rPr>
      </w:r>
      <w:r>
        <w:rPr>
          <w:noProof/>
        </w:rPr>
        <w:fldChar w:fldCharType="separate"/>
      </w:r>
      <w:r>
        <w:rPr>
          <w:noProof/>
        </w:rPr>
        <w:t>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del w:id="7" w:author="Ed" w:date="2013-04-01T14:14:00Z">
        <w:r w:rsidDel="00C26887">
          <w:rPr>
            <w:noProof/>
          </w:rPr>
          <w:delText>ABBY</w:delText>
        </w:r>
      </w:del>
      <w:ins w:id="8" w:author="Ed" w:date="2013-04-01T14:14:00Z">
        <w:r w:rsidR="00C26887">
          <w:rPr>
            <w:noProof/>
          </w:rPr>
          <w:t>ABBY</w:t>
        </w:r>
      </w:ins>
      <w:r>
        <w:rPr>
          <w:noProof/>
        </w:rPr>
        <w:t xml:space="preserve"> - System Design</w:t>
      </w:r>
      <w:r>
        <w:rPr>
          <w:noProof/>
        </w:rPr>
        <w:tab/>
      </w:r>
      <w:r w:rsidR="00627192">
        <w:rPr>
          <w:noProof/>
        </w:rPr>
        <w:fldChar w:fldCharType="begin"/>
      </w:r>
      <w:r w:rsidR="00627192">
        <w:rPr>
          <w:noProof/>
        </w:rPr>
        <w:instrText xml:space="preserve"> PAGEREF _Toc351997866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_Toc352053814 \h </w:instrText>
      </w:r>
      <w:r>
        <w:rPr>
          <w:noProof/>
        </w:rPr>
      </w:r>
      <w:r>
        <w:rPr>
          <w:noProof/>
        </w:rPr>
        <w:fldChar w:fldCharType="separate"/>
      </w:r>
      <w:r>
        <w:rPr>
          <w:noProof/>
        </w:rPr>
        <w:t>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Invacare Ranger Wheelchair Base</w:t>
      </w:r>
      <w:r>
        <w:rPr>
          <w:noProof/>
        </w:rPr>
        <w:tab/>
      </w:r>
      <w:r w:rsidR="00627192">
        <w:rPr>
          <w:noProof/>
        </w:rPr>
        <w:fldChar w:fldCharType="begin"/>
      </w:r>
      <w:r w:rsidR="00627192">
        <w:rPr>
          <w:noProof/>
        </w:rPr>
        <w:instrText xml:space="preserve"> PAGEREF _Toc351997867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_Toc352053815 \h </w:instrText>
      </w:r>
      <w:r>
        <w:rPr>
          <w:noProof/>
        </w:rPr>
      </w:r>
      <w:r>
        <w:rPr>
          <w:noProof/>
        </w:rPr>
        <w:fldChar w:fldCharType="separate"/>
      </w:r>
      <w:r>
        <w:rPr>
          <w:noProof/>
        </w:rPr>
        <w:t>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ABB IRB-120 Robotic Arm</w:t>
      </w:r>
      <w:r>
        <w:rPr>
          <w:noProof/>
        </w:rPr>
        <w:tab/>
      </w:r>
      <w:r w:rsidR="00627192">
        <w:rPr>
          <w:noProof/>
        </w:rPr>
        <w:fldChar w:fldCharType="begin"/>
      </w:r>
      <w:r w:rsidR="00627192">
        <w:rPr>
          <w:noProof/>
        </w:rPr>
        <w:instrText xml:space="preserve"> PAGEREF _Toc351997868 \h </w:instrText>
      </w:r>
      <w:r w:rsidR="00627192">
        <w:rPr>
          <w:noProof/>
        </w:rPr>
      </w:r>
      <w:r w:rsidR="00627192">
        <w:rPr>
          <w:noProof/>
        </w:rPr>
        <w:fldChar w:fldCharType="separate"/>
      </w:r>
      <w:r w:rsidR="00B366A1">
        <w:rPr>
          <w:noProof/>
        </w:rPr>
        <w:t>7</w:t>
      </w:r>
      <w:r w:rsidR="00627192">
        <w:rPr>
          <w:noProof/>
        </w:rPr>
        <w:fldChar w:fldCharType="end"/>
      </w:r>
      <w:r>
        <w:rPr>
          <w:noProof/>
        </w:rPr>
        <w:fldChar w:fldCharType="begin"/>
      </w:r>
      <w:r>
        <w:rPr>
          <w:noProof/>
        </w:rPr>
        <w:instrText xml:space="preserve"> PAGEREF _Toc352053816 \h </w:instrText>
      </w:r>
      <w:r>
        <w:rPr>
          <w:noProof/>
        </w:rPr>
      </w:r>
      <w:r>
        <w:rPr>
          <w:noProof/>
        </w:rPr>
        <w:fldChar w:fldCharType="separate"/>
      </w:r>
      <w:r>
        <w:rPr>
          <w:noProof/>
        </w:rPr>
        <w:t>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End Effector</w:t>
      </w:r>
      <w:r>
        <w:rPr>
          <w:noProof/>
        </w:rPr>
        <w:tab/>
      </w:r>
      <w:r w:rsidR="00627192">
        <w:rPr>
          <w:noProof/>
        </w:rPr>
        <w:fldChar w:fldCharType="begin"/>
      </w:r>
      <w:r w:rsidR="00627192">
        <w:rPr>
          <w:noProof/>
        </w:rPr>
        <w:instrText xml:space="preserve"> PAGEREF _Toc351997869 \h </w:instrText>
      </w:r>
      <w:r w:rsidR="00627192">
        <w:rPr>
          <w:noProof/>
        </w:rPr>
      </w:r>
      <w:r w:rsidR="00627192">
        <w:rPr>
          <w:noProof/>
        </w:rPr>
        <w:fldChar w:fldCharType="separate"/>
      </w:r>
      <w:r w:rsidR="00B366A1">
        <w:rPr>
          <w:noProof/>
        </w:rPr>
        <w:t>8</w:t>
      </w:r>
      <w:r w:rsidR="00627192">
        <w:rPr>
          <w:noProof/>
        </w:rPr>
        <w:fldChar w:fldCharType="end"/>
      </w:r>
      <w:r>
        <w:rPr>
          <w:noProof/>
        </w:rPr>
        <w:fldChar w:fldCharType="begin"/>
      </w:r>
      <w:r>
        <w:rPr>
          <w:noProof/>
        </w:rPr>
        <w:instrText xml:space="preserve"> PAGEREF _Toc352053817 \h </w:instrText>
      </w:r>
      <w:r>
        <w:rPr>
          <w:noProof/>
        </w:rPr>
      </w:r>
      <w:r>
        <w:rPr>
          <w:noProof/>
        </w:rPr>
        <w:fldChar w:fldCharType="separate"/>
      </w:r>
      <w:r>
        <w:rPr>
          <w:noProof/>
        </w:rPr>
        <w:t>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Custom Frame Design</w:t>
      </w:r>
      <w:r>
        <w:rPr>
          <w:noProof/>
        </w:rPr>
        <w:tab/>
      </w:r>
      <w:r w:rsidR="00627192">
        <w:rPr>
          <w:noProof/>
        </w:rPr>
        <w:fldChar w:fldCharType="begin"/>
      </w:r>
      <w:r w:rsidR="00627192">
        <w:rPr>
          <w:noProof/>
        </w:rPr>
        <w:instrText xml:space="preserve"> PAGEREF _Toc351997870 \h </w:instrText>
      </w:r>
      <w:r w:rsidR="00627192">
        <w:rPr>
          <w:noProof/>
        </w:rPr>
      </w:r>
      <w:r w:rsidR="00627192">
        <w:rPr>
          <w:noProof/>
        </w:rPr>
        <w:fldChar w:fldCharType="separate"/>
      </w:r>
      <w:r w:rsidR="00B366A1">
        <w:rPr>
          <w:noProof/>
        </w:rPr>
        <w:t>10</w:t>
      </w:r>
      <w:r w:rsidR="00627192">
        <w:rPr>
          <w:noProof/>
        </w:rPr>
        <w:fldChar w:fldCharType="end"/>
      </w:r>
      <w:r>
        <w:rPr>
          <w:noProof/>
        </w:rPr>
        <w:fldChar w:fldCharType="begin"/>
      </w:r>
      <w:r>
        <w:rPr>
          <w:noProof/>
        </w:rPr>
        <w:instrText xml:space="preserve"> PAGEREF _Toc352053818 \h </w:instrText>
      </w:r>
      <w:r>
        <w:rPr>
          <w:noProof/>
        </w:rPr>
      </w:r>
      <w:r>
        <w:rPr>
          <w:noProof/>
        </w:rPr>
        <w:fldChar w:fldCharType="separate"/>
      </w:r>
      <w:r>
        <w:rPr>
          <w:noProof/>
        </w:rPr>
        <w:t>10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Power</w:t>
      </w:r>
      <w:r>
        <w:rPr>
          <w:noProof/>
        </w:rPr>
        <w:tab/>
      </w:r>
      <w:r w:rsidR="00627192">
        <w:rPr>
          <w:noProof/>
        </w:rPr>
        <w:fldChar w:fldCharType="begin"/>
      </w:r>
      <w:r w:rsidR="00627192">
        <w:rPr>
          <w:noProof/>
        </w:rPr>
        <w:instrText xml:space="preserve"> PAGEREF _Toc351997871 \h </w:instrText>
      </w:r>
      <w:r w:rsidR="00627192">
        <w:rPr>
          <w:noProof/>
        </w:rPr>
      </w:r>
      <w:r w:rsidR="00627192">
        <w:rPr>
          <w:noProof/>
        </w:rPr>
        <w:fldChar w:fldCharType="separate"/>
      </w:r>
      <w:r w:rsidR="00B366A1">
        <w:rPr>
          <w:noProof/>
        </w:rPr>
        <w:t>13</w:t>
      </w:r>
      <w:r w:rsidR="00627192">
        <w:rPr>
          <w:noProof/>
        </w:rPr>
        <w:fldChar w:fldCharType="end"/>
      </w:r>
      <w:r>
        <w:rPr>
          <w:noProof/>
        </w:rPr>
        <w:fldChar w:fldCharType="begin"/>
      </w:r>
      <w:r>
        <w:rPr>
          <w:noProof/>
        </w:rPr>
        <w:instrText xml:space="preserve"> PAGEREF _Toc352053819 \h </w:instrText>
      </w:r>
      <w:r>
        <w:rPr>
          <w:noProof/>
        </w:rPr>
      </w:r>
      <w:r>
        <w:rPr>
          <w:noProof/>
        </w:rPr>
        <w:fldChar w:fldCharType="separate"/>
      </w:r>
      <w:r>
        <w:rPr>
          <w:noProof/>
        </w:rPr>
        <w:t>13</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Sensors</w:t>
      </w:r>
      <w:r>
        <w:rPr>
          <w:noProof/>
        </w:rPr>
        <w:tab/>
      </w:r>
      <w:r w:rsidR="00627192">
        <w:rPr>
          <w:noProof/>
        </w:rPr>
        <w:fldChar w:fldCharType="begin"/>
      </w:r>
      <w:r w:rsidR="00627192">
        <w:rPr>
          <w:noProof/>
        </w:rPr>
        <w:instrText xml:space="preserve"> PAGEREF _Toc351997872 \h </w:instrText>
      </w:r>
      <w:r w:rsidR="00627192">
        <w:rPr>
          <w:noProof/>
        </w:rPr>
      </w:r>
      <w:r w:rsidR="00627192">
        <w:rPr>
          <w:noProof/>
        </w:rPr>
        <w:fldChar w:fldCharType="separate"/>
      </w:r>
      <w:r w:rsidR="00B366A1">
        <w:rPr>
          <w:noProof/>
        </w:rPr>
        <w:t>16</w:t>
      </w:r>
      <w:r w:rsidR="00627192">
        <w:rPr>
          <w:noProof/>
        </w:rPr>
        <w:fldChar w:fldCharType="end"/>
      </w:r>
      <w:r>
        <w:rPr>
          <w:noProof/>
        </w:rPr>
        <w:fldChar w:fldCharType="begin"/>
      </w:r>
      <w:r>
        <w:rPr>
          <w:noProof/>
        </w:rPr>
        <w:instrText xml:space="preserve"> PAGEREF _Toc352053820 \h </w:instrText>
      </w:r>
      <w:r>
        <w:rPr>
          <w:noProof/>
        </w:rPr>
      </w:r>
      <w:r>
        <w:rPr>
          <w:noProof/>
        </w:rPr>
        <w:fldChar w:fldCharType="separate"/>
      </w:r>
      <w:r>
        <w:rPr>
          <w:noProof/>
        </w:rPr>
        <w:t>16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Odometry</w:t>
      </w:r>
      <w:r>
        <w:rPr>
          <w:noProof/>
        </w:rPr>
        <w:tab/>
      </w:r>
      <w:r w:rsidR="00627192">
        <w:rPr>
          <w:noProof/>
        </w:rPr>
        <w:fldChar w:fldCharType="begin"/>
      </w:r>
      <w:r w:rsidR="00627192">
        <w:rPr>
          <w:noProof/>
        </w:rPr>
        <w:instrText xml:space="preserve"> PAGEREF _Toc351997873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_Toc352053821 \h </w:instrText>
      </w:r>
      <w:r>
        <w:rPr>
          <w:noProof/>
        </w:rPr>
      </w:r>
      <w:r>
        <w:rPr>
          <w:noProof/>
        </w:rPr>
        <w:fldChar w:fldCharType="separate"/>
      </w:r>
      <w:r>
        <w:rPr>
          <w:noProof/>
        </w:rPr>
        <w:t>17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Yaw Rate Sensor</w:t>
      </w:r>
      <w:r>
        <w:rPr>
          <w:noProof/>
        </w:rPr>
        <w:tab/>
      </w:r>
      <w:r w:rsidR="00627192">
        <w:rPr>
          <w:noProof/>
        </w:rPr>
        <w:fldChar w:fldCharType="begin"/>
      </w:r>
      <w:r w:rsidR="00627192">
        <w:rPr>
          <w:noProof/>
        </w:rPr>
        <w:instrText xml:space="preserve"> PAGEREF _Toc351997874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_Toc352053822 \h </w:instrText>
      </w:r>
      <w:r>
        <w:rPr>
          <w:noProof/>
        </w:rPr>
      </w:r>
      <w:r>
        <w:rPr>
          <w:noProof/>
        </w:rPr>
        <w:fldChar w:fldCharType="separate"/>
      </w:r>
      <w:r>
        <w:rPr>
          <w:noProof/>
        </w:rPr>
        <w:t>17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Microsoft Kinect</w:t>
      </w:r>
      <w:r>
        <w:rPr>
          <w:noProof/>
        </w:rPr>
        <w:tab/>
      </w:r>
      <w:r w:rsidR="00627192">
        <w:rPr>
          <w:noProof/>
        </w:rPr>
        <w:fldChar w:fldCharType="begin"/>
      </w:r>
      <w:r w:rsidR="00627192">
        <w:rPr>
          <w:noProof/>
        </w:rPr>
        <w:instrText xml:space="preserve"> PAGEREF _Toc351997875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_Toc352053823 \h </w:instrText>
      </w:r>
      <w:r>
        <w:rPr>
          <w:noProof/>
        </w:rPr>
      </w:r>
      <w:r>
        <w:rPr>
          <w:noProof/>
        </w:rPr>
        <w:fldChar w:fldCharType="separate"/>
      </w:r>
      <w:r>
        <w:rPr>
          <w:noProof/>
        </w:rPr>
        <w:t>18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Sick LMS-291</w:t>
      </w:r>
      <w:r>
        <w:rPr>
          <w:noProof/>
        </w:rPr>
        <w:tab/>
      </w:r>
      <w:r w:rsidR="00627192">
        <w:rPr>
          <w:noProof/>
        </w:rPr>
        <w:fldChar w:fldCharType="begin"/>
      </w:r>
      <w:r w:rsidR="00627192">
        <w:rPr>
          <w:noProof/>
        </w:rPr>
        <w:instrText xml:space="preserve"> PAGEREF _Toc351997876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_Toc352053824 \h </w:instrText>
      </w:r>
      <w:r>
        <w:rPr>
          <w:noProof/>
        </w:rPr>
      </w:r>
      <w:r>
        <w:rPr>
          <w:noProof/>
        </w:rPr>
        <w:fldChar w:fldCharType="separate"/>
      </w:r>
      <w:r>
        <w:rPr>
          <w:noProof/>
        </w:rPr>
        <w:t>18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Computing Hardware</w:t>
      </w:r>
      <w:r>
        <w:rPr>
          <w:noProof/>
        </w:rPr>
        <w:tab/>
      </w:r>
      <w:r w:rsidR="00627192">
        <w:rPr>
          <w:noProof/>
        </w:rPr>
        <w:fldChar w:fldCharType="begin"/>
      </w:r>
      <w:r w:rsidR="00627192">
        <w:rPr>
          <w:noProof/>
        </w:rPr>
        <w:instrText xml:space="preserve"> PAGEREF _Toc351997877 \h </w:instrText>
      </w:r>
      <w:r w:rsidR="00627192">
        <w:rPr>
          <w:noProof/>
        </w:rPr>
      </w:r>
      <w:r w:rsidR="00627192">
        <w:rPr>
          <w:noProof/>
        </w:rPr>
        <w:fldChar w:fldCharType="separate"/>
      </w:r>
      <w:r w:rsidR="00B366A1">
        <w:rPr>
          <w:noProof/>
        </w:rPr>
        <w:t>19</w:t>
      </w:r>
      <w:r w:rsidR="00627192">
        <w:rPr>
          <w:noProof/>
        </w:rPr>
        <w:fldChar w:fldCharType="end"/>
      </w:r>
      <w:r>
        <w:rPr>
          <w:noProof/>
        </w:rPr>
        <w:fldChar w:fldCharType="begin"/>
      </w:r>
      <w:r>
        <w:rPr>
          <w:noProof/>
        </w:rPr>
        <w:instrText xml:space="preserve"> PAGEREF _Toc352053825 \h </w:instrText>
      </w:r>
      <w:r>
        <w:rPr>
          <w:noProof/>
        </w:rPr>
      </w:r>
      <w:r>
        <w:rPr>
          <w:noProof/>
        </w:rPr>
        <w:fldChar w:fldCharType="separate"/>
      </w:r>
      <w:r>
        <w:rPr>
          <w:noProof/>
        </w:rPr>
        <w:t>19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PC</w:t>
      </w:r>
      <w:r>
        <w:rPr>
          <w:noProof/>
        </w:rPr>
        <w:tab/>
      </w:r>
      <w:r>
        <w:rPr>
          <w:noProof/>
        </w:rPr>
        <w:fldChar w:fldCharType="begin"/>
      </w:r>
      <w:r>
        <w:rPr>
          <w:noProof/>
        </w:rPr>
        <w:instrText xml:space="preserve"> PAGEREF _Toc351997878 \h </w:instrText>
      </w:r>
      <w:r>
        <w:rPr>
          <w:noProof/>
        </w:rPr>
      </w:r>
      <w:r>
        <w:rPr>
          <w:noProof/>
        </w:rPr>
        <w:fldChar w:fldCharType="separate"/>
      </w:r>
      <w:r w:rsidR="00B366A1">
        <w:rPr>
          <w:noProof/>
        </w:rPr>
        <w:t>19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lastRenderedPageBreak/>
        <w:t>PC</w:t>
      </w:r>
      <w:r>
        <w:rPr>
          <w:noProof/>
        </w:rPr>
        <w:tab/>
      </w:r>
      <w:r>
        <w:rPr>
          <w:noProof/>
        </w:rPr>
        <w:fldChar w:fldCharType="begin"/>
      </w:r>
      <w:r>
        <w:rPr>
          <w:noProof/>
        </w:rPr>
        <w:instrText xml:space="preserve"> PAGEREF _Toc352053826 \h </w:instrText>
      </w:r>
      <w:r>
        <w:rPr>
          <w:noProof/>
        </w:rPr>
      </w:r>
      <w:r>
        <w:rPr>
          <w:noProof/>
        </w:rPr>
        <w:fldChar w:fldCharType="separate"/>
      </w:r>
      <w:r>
        <w:rPr>
          <w:noProof/>
        </w:rPr>
        <w:t>19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National Instruments cRIO</w:t>
      </w:r>
      <w:r>
        <w:rPr>
          <w:noProof/>
        </w:rPr>
        <w:tab/>
      </w:r>
      <w:r w:rsidR="00627192">
        <w:rPr>
          <w:noProof/>
        </w:rPr>
        <w:fldChar w:fldCharType="begin"/>
      </w:r>
      <w:r w:rsidR="00627192">
        <w:rPr>
          <w:noProof/>
        </w:rPr>
        <w:instrText xml:space="preserve"> PAGEREF _Toc351997879 \h </w:instrText>
      </w:r>
      <w:r w:rsidR="00627192">
        <w:rPr>
          <w:noProof/>
        </w:rPr>
      </w:r>
      <w:r w:rsidR="00627192">
        <w:rPr>
          <w:noProof/>
        </w:rPr>
        <w:fldChar w:fldCharType="separate"/>
      </w:r>
      <w:r w:rsidR="00B366A1">
        <w:rPr>
          <w:noProof/>
        </w:rPr>
        <w:t>20</w:t>
      </w:r>
      <w:r w:rsidR="00627192">
        <w:rPr>
          <w:noProof/>
        </w:rPr>
        <w:fldChar w:fldCharType="end"/>
      </w:r>
      <w:r>
        <w:rPr>
          <w:noProof/>
        </w:rPr>
        <w:fldChar w:fldCharType="begin"/>
      </w:r>
      <w:r>
        <w:rPr>
          <w:noProof/>
        </w:rPr>
        <w:instrText xml:space="preserve"> PAGEREF _Toc352053827 \h </w:instrText>
      </w:r>
      <w:r>
        <w:rPr>
          <w:noProof/>
        </w:rPr>
      </w:r>
      <w:r>
        <w:rPr>
          <w:noProof/>
        </w:rPr>
        <w:fldChar w:fldCharType="separate"/>
      </w:r>
      <w:r>
        <w:rPr>
          <w:noProof/>
        </w:rPr>
        <w:t>20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ABB IRC5</w:t>
      </w:r>
      <w:r>
        <w:rPr>
          <w:noProof/>
        </w:rPr>
        <w:tab/>
      </w:r>
      <w:r w:rsidR="00627192">
        <w:rPr>
          <w:noProof/>
        </w:rPr>
        <w:fldChar w:fldCharType="begin"/>
      </w:r>
      <w:r w:rsidR="00627192">
        <w:rPr>
          <w:noProof/>
        </w:rPr>
        <w:instrText xml:space="preserve"> PAGEREF _Toc351997880 \h </w:instrText>
      </w:r>
      <w:r w:rsidR="00627192">
        <w:rPr>
          <w:noProof/>
        </w:rPr>
      </w:r>
      <w:r w:rsidR="00627192">
        <w:rPr>
          <w:noProof/>
        </w:rPr>
        <w:fldChar w:fldCharType="separate"/>
      </w:r>
      <w:r w:rsidR="00B366A1">
        <w:rPr>
          <w:noProof/>
        </w:rPr>
        <w:t>21</w:t>
      </w:r>
      <w:r w:rsidR="00627192">
        <w:rPr>
          <w:noProof/>
        </w:rPr>
        <w:fldChar w:fldCharType="end"/>
      </w:r>
      <w:r>
        <w:rPr>
          <w:noProof/>
        </w:rPr>
        <w:fldChar w:fldCharType="begin"/>
      </w:r>
      <w:r>
        <w:rPr>
          <w:noProof/>
        </w:rPr>
        <w:instrText xml:space="preserve"> PAGEREF _Toc352053828 \h </w:instrText>
      </w:r>
      <w:r>
        <w:rPr>
          <w:noProof/>
        </w:rPr>
      </w:r>
      <w:r>
        <w:rPr>
          <w:noProof/>
        </w:rPr>
        <w:fldChar w:fldCharType="separate"/>
      </w:r>
      <w:r>
        <w:rPr>
          <w:noProof/>
        </w:rPr>
        <w:t>21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ROS Framework</w:t>
      </w:r>
      <w:r>
        <w:rPr>
          <w:noProof/>
        </w:rPr>
        <w:tab/>
      </w:r>
      <w:r w:rsidR="00627192">
        <w:rPr>
          <w:noProof/>
        </w:rPr>
        <w:fldChar w:fldCharType="begin"/>
      </w:r>
      <w:r w:rsidR="00627192">
        <w:rPr>
          <w:noProof/>
        </w:rPr>
        <w:instrText xml:space="preserve"> PAGEREF _Toc351997881 \h </w:instrText>
      </w:r>
      <w:r w:rsidR="00627192">
        <w:rPr>
          <w:noProof/>
        </w:rPr>
      </w:r>
      <w:r w:rsidR="00627192">
        <w:rPr>
          <w:noProof/>
        </w:rPr>
        <w:fldChar w:fldCharType="separate"/>
      </w:r>
      <w:r w:rsidR="00B366A1">
        <w:rPr>
          <w:noProof/>
        </w:rPr>
        <w:t>22</w:t>
      </w:r>
      <w:r w:rsidR="00627192">
        <w:rPr>
          <w:noProof/>
        </w:rPr>
        <w:fldChar w:fldCharType="end"/>
      </w:r>
      <w:r>
        <w:rPr>
          <w:noProof/>
        </w:rPr>
        <w:fldChar w:fldCharType="begin"/>
      </w:r>
      <w:r>
        <w:rPr>
          <w:noProof/>
        </w:rPr>
        <w:instrText xml:space="preserve"> PAGEREF _Toc352053829 \h </w:instrText>
      </w:r>
      <w:r>
        <w:rPr>
          <w:noProof/>
        </w:rPr>
      </w:r>
      <w:r>
        <w:rPr>
          <w:noProof/>
        </w:rPr>
        <w:fldChar w:fldCharType="separate"/>
      </w:r>
      <w:r>
        <w:rPr>
          <w:noProof/>
        </w:rPr>
        <w:t>22</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Robot Model</w:t>
      </w:r>
      <w:r>
        <w:rPr>
          <w:noProof/>
        </w:rPr>
        <w:tab/>
      </w:r>
      <w:r w:rsidR="00627192">
        <w:rPr>
          <w:noProof/>
        </w:rPr>
        <w:fldChar w:fldCharType="begin"/>
      </w:r>
      <w:r w:rsidR="00627192">
        <w:rPr>
          <w:noProof/>
        </w:rPr>
        <w:instrText xml:space="preserve"> PAGEREF _Toc351997882 \h </w:instrText>
      </w:r>
      <w:r w:rsidR="00627192">
        <w:rPr>
          <w:noProof/>
        </w:rPr>
      </w:r>
      <w:r w:rsidR="00627192">
        <w:rPr>
          <w:noProof/>
        </w:rPr>
        <w:fldChar w:fldCharType="separate"/>
      </w:r>
      <w:r w:rsidR="00B366A1">
        <w:rPr>
          <w:noProof/>
        </w:rPr>
        <w:t>24</w:t>
      </w:r>
      <w:r w:rsidR="00627192">
        <w:rPr>
          <w:noProof/>
        </w:rPr>
        <w:fldChar w:fldCharType="end"/>
      </w:r>
      <w:r>
        <w:rPr>
          <w:noProof/>
        </w:rPr>
        <w:fldChar w:fldCharType="begin"/>
      </w:r>
      <w:r>
        <w:rPr>
          <w:noProof/>
        </w:rPr>
        <w:instrText xml:space="preserve"> PAGEREF _Toc352053830 \h </w:instrText>
      </w:r>
      <w:r>
        <w:rPr>
          <w:noProof/>
        </w:rPr>
      </w:r>
      <w:r>
        <w:rPr>
          <w:noProof/>
        </w:rPr>
        <w:fldChar w:fldCharType="separate"/>
      </w:r>
      <w:r>
        <w:rPr>
          <w:noProof/>
        </w:rPr>
        <w:t>24</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Hardware Drivers</w:t>
      </w:r>
      <w:r>
        <w:rPr>
          <w:noProof/>
        </w:rPr>
        <w:tab/>
      </w:r>
      <w:r w:rsidR="00627192">
        <w:rPr>
          <w:noProof/>
        </w:rPr>
        <w:fldChar w:fldCharType="begin"/>
      </w:r>
      <w:r w:rsidR="00627192">
        <w:rPr>
          <w:noProof/>
        </w:rPr>
        <w:instrText xml:space="preserve"> PAGEREF _Toc351997883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_Toc352053831 \h </w:instrText>
      </w:r>
      <w:r>
        <w:rPr>
          <w:noProof/>
        </w:rPr>
      </w:r>
      <w:r>
        <w:rPr>
          <w:noProof/>
        </w:rPr>
        <w:fldChar w:fldCharType="separate"/>
      </w:r>
      <w:r>
        <w:rPr>
          <w:noProof/>
        </w:rPr>
        <w:t>26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Mobile Base</w:t>
      </w:r>
      <w:r>
        <w:rPr>
          <w:noProof/>
        </w:rPr>
        <w:tab/>
      </w:r>
      <w:r w:rsidR="00627192">
        <w:rPr>
          <w:noProof/>
        </w:rPr>
        <w:fldChar w:fldCharType="begin"/>
      </w:r>
      <w:r w:rsidR="00627192">
        <w:rPr>
          <w:noProof/>
        </w:rPr>
        <w:instrText xml:space="preserve"> PAGEREF _Toc351997884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_Toc352053832 \h </w:instrText>
      </w:r>
      <w:r>
        <w:rPr>
          <w:noProof/>
        </w:rPr>
      </w:r>
      <w:r>
        <w:rPr>
          <w:noProof/>
        </w:rPr>
        <w:fldChar w:fldCharType="separate"/>
      </w:r>
      <w:r>
        <w:rPr>
          <w:noProof/>
        </w:rPr>
        <w:t>26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ROS Industrial</w:t>
      </w:r>
      <w:r>
        <w:rPr>
          <w:noProof/>
        </w:rPr>
        <w:tab/>
      </w:r>
      <w:r w:rsidR="00627192">
        <w:rPr>
          <w:noProof/>
        </w:rPr>
        <w:fldChar w:fldCharType="begin"/>
      </w:r>
      <w:r w:rsidR="00627192">
        <w:rPr>
          <w:noProof/>
        </w:rPr>
        <w:instrText xml:space="preserve"> PAGEREF _Toc351997885 \h </w:instrText>
      </w:r>
      <w:r w:rsidR="00627192">
        <w:rPr>
          <w:noProof/>
        </w:rPr>
      </w:r>
      <w:r w:rsidR="00627192">
        <w:rPr>
          <w:noProof/>
        </w:rPr>
        <w:fldChar w:fldCharType="separate"/>
      </w:r>
      <w:r w:rsidR="00B366A1">
        <w:rPr>
          <w:noProof/>
        </w:rPr>
        <w:t>27</w:t>
      </w:r>
      <w:r w:rsidR="00627192">
        <w:rPr>
          <w:noProof/>
        </w:rPr>
        <w:fldChar w:fldCharType="end"/>
      </w:r>
      <w:r>
        <w:rPr>
          <w:noProof/>
        </w:rPr>
        <w:fldChar w:fldCharType="begin"/>
      </w:r>
      <w:r>
        <w:rPr>
          <w:noProof/>
        </w:rPr>
        <w:instrText xml:space="preserve"> PAGEREF _Toc352053833 \h </w:instrText>
      </w:r>
      <w:r>
        <w:rPr>
          <w:noProof/>
        </w:rPr>
      </w:r>
      <w:r>
        <w:rPr>
          <w:noProof/>
        </w:rPr>
        <w:fldChar w:fldCharType="separate"/>
      </w:r>
      <w:r>
        <w:rPr>
          <w:noProof/>
        </w:rPr>
        <w:t>27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Gripper Driver</w:t>
      </w:r>
      <w:r>
        <w:rPr>
          <w:noProof/>
        </w:rPr>
        <w:tab/>
      </w:r>
      <w:r w:rsidR="00627192">
        <w:rPr>
          <w:noProof/>
        </w:rPr>
        <w:fldChar w:fldCharType="begin"/>
      </w:r>
      <w:r w:rsidR="00627192">
        <w:rPr>
          <w:noProof/>
        </w:rPr>
        <w:instrText xml:space="preserve"> PAGEREF _Toc351997886 \h </w:instrText>
      </w:r>
      <w:r w:rsidR="00627192">
        <w:rPr>
          <w:noProof/>
        </w:rPr>
      </w:r>
      <w:r w:rsidR="00627192">
        <w:rPr>
          <w:noProof/>
        </w:rPr>
        <w:fldChar w:fldCharType="separate"/>
      </w:r>
      <w:r w:rsidR="00B366A1">
        <w:rPr>
          <w:noProof/>
        </w:rPr>
        <w:t>29</w:t>
      </w:r>
      <w:r w:rsidR="00627192">
        <w:rPr>
          <w:noProof/>
        </w:rPr>
        <w:fldChar w:fldCharType="end"/>
      </w:r>
      <w:r>
        <w:rPr>
          <w:noProof/>
        </w:rPr>
        <w:fldChar w:fldCharType="begin"/>
      </w:r>
      <w:r>
        <w:rPr>
          <w:noProof/>
        </w:rPr>
        <w:instrText xml:space="preserve"> PAGEREF _Toc352053834 \h </w:instrText>
      </w:r>
      <w:r>
        <w:rPr>
          <w:noProof/>
        </w:rPr>
      </w:r>
      <w:r>
        <w:rPr>
          <w:noProof/>
        </w:rPr>
        <w:fldChar w:fldCharType="separate"/>
      </w:r>
      <w:r>
        <w:rPr>
          <w:noProof/>
        </w:rPr>
        <w:t>29</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Experimental Software</w:t>
      </w:r>
      <w:r>
        <w:rPr>
          <w:noProof/>
        </w:rPr>
        <w:tab/>
      </w:r>
      <w:r w:rsidR="00627192">
        <w:rPr>
          <w:noProof/>
        </w:rPr>
        <w:fldChar w:fldCharType="begin"/>
      </w:r>
      <w:r w:rsidR="00627192">
        <w:rPr>
          <w:noProof/>
        </w:rPr>
        <w:instrText xml:space="preserve"> PAGEREF _Toc351997887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_Toc352053835 \h </w:instrText>
      </w:r>
      <w:r>
        <w:rPr>
          <w:noProof/>
        </w:rPr>
      </w:r>
      <w:r>
        <w:rPr>
          <w:noProof/>
        </w:rPr>
        <w:fldChar w:fldCharType="separate"/>
      </w:r>
      <w:r>
        <w:rPr>
          <w:noProof/>
        </w:rPr>
        <w:t>30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Kinect Position Calibration</w:t>
      </w:r>
      <w:r>
        <w:rPr>
          <w:noProof/>
        </w:rPr>
        <w:tab/>
      </w:r>
      <w:r w:rsidR="00627192">
        <w:rPr>
          <w:noProof/>
        </w:rPr>
        <w:fldChar w:fldCharType="begin"/>
      </w:r>
      <w:r w:rsidR="00627192">
        <w:rPr>
          <w:noProof/>
        </w:rPr>
        <w:instrText xml:space="preserve"> PAGEREF _Toc351997888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_Toc352053836 \h </w:instrText>
      </w:r>
      <w:r>
        <w:rPr>
          <w:noProof/>
        </w:rPr>
      </w:r>
      <w:r>
        <w:rPr>
          <w:noProof/>
        </w:rPr>
        <w:fldChar w:fldCharType="separate"/>
      </w:r>
      <w:r>
        <w:rPr>
          <w:noProof/>
        </w:rPr>
        <w:t>30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Mobile Base Planning</w:t>
      </w:r>
      <w:r>
        <w:rPr>
          <w:noProof/>
        </w:rPr>
        <w:tab/>
      </w:r>
      <w:r w:rsidR="00627192">
        <w:rPr>
          <w:noProof/>
        </w:rPr>
        <w:fldChar w:fldCharType="begin"/>
      </w:r>
      <w:r w:rsidR="00627192">
        <w:rPr>
          <w:noProof/>
        </w:rPr>
        <w:instrText xml:space="preserve"> PAGEREF _Toc351997889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_Toc352053837 \h </w:instrText>
      </w:r>
      <w:r>
        <w:rPr>
          <w:noProof/>
        </w:rPr>
      </w:r>
      <w:r>
        <w:rPr>
          <w:noProof/>
        </w:rPr>
        <w:fldChar w:fldCharType="separate"/>
      </w:r>
      <w:r>
        <w:rPr>
          <w:noProof/>
        </w:rPr>
        <w:t>31</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Localization</w:t>
      </w:r>
      <w:r>
        <w:rPr>
          <w:noProof/>
        </w:rPr>
        <w:tab/>
      </w:r>
      <w:r w:rsidR="00627192">
        <w:rPr>
          <w:noProof/>
        </w:rPr>
        <w:fldChar w:fldCharType="begin"/>
      </w:r>
      <w:r w:rsidR="00627192">
        <w:rPr>
          <w:noProof/>
        </w:rPr>
        <w:instrText xml:space="preserve"> PAGEREF _Toc351997890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_Toc352053838 \h </w:instrText>
      </w:r>
      <w:r>
        <w:rPr>
          <w:noProof/>
        </w:rPr>
      </w:r>
      <w:r>
        <w:rPr>
          <w:noProof/>
        </w:rPr>
        <w:fldChar w:fldCharType="separate"/>
      </w:r>
      <w:r>
        <w:rPr>
          <w:noProof/>
        </w:rPr>
        <w:t>31</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Mobile Base Trajectory Planning</w:t>
      </w:r>
      <w:r>
        <w:rPr>
          <w:noProof/>
        </w:rPr>
        <w:tab/>
      </w:r>
      <w:r w:rsidR="00627192">
        <w:rPr>
          <w:noProof/>
        </w:rPr>
        <w:fldChar w:fldCharType="begin"/>
      </w:r>
      <w:r w:rsidR="00627192">
        <w:rPr>
          <w:noProof/>
        </w:rPr>
        <w:instrText xml:space="preserve"> PAGEREF _Toc351997891 \h </w:instrText>
      </w:r>
      <w:r w:rsidR="00627192">
        <w:rPr>
          <w:noProof/>
        </w:rPr>
      </w:r>
      <w:r w:rsidR="00627192">
        <w:rPr>
          <w:noProof/>
        </w:rPr>
        <w:fldChar w:fldCharType="separate"/>
      </w:r>
      <w:r w:rsidR="00B366A1">
        <w:rPr>
          <w:noProof/>
        </w:rPr>
        <w:t>39</w:t>
      </w:r>
      <w:r w:rsidR="00627192">
        <w:rPr>
          <w:noProof/>
        </w:rPr>
        <w:fldChar w:fldCharType="end"/>
      </w:r>
      <w:r>
        <w:rPr>
          <w:noProof/>
        </w:rPr>
        <w:fldChar w:fldCharType="begin"/>
      </w:r>
      <w:r>
        <w:rPr>
          <w:noProof/>
        </w:rPr>
        <w:instrText xml:space="preserve"> PAGEREF _Toc352053839 \h </w:instrText>
      </w:r>
      <w:r>
        <w:rPr>
          <w:noProof/>
        </w:rPr>
      </w:r>
      <w:r>
        <w:rPr>
          <w:noProof/>
        </w:rPr>
        <w:fldChar w:fldCharType="separate"/>
      </w:r>
      <w:r>
        <w:rPr>
          <w:noProof/>
        </w:rPr>
        <w:t>39</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IK solver</w:t>
      </w:r>
      <w:r>
        <w:rPr>
          <w:noProof/>
        </w:rPr>
        <w:tab/>
      </w:r>
      <w:r w:rsidR="00627192">
        <w:rPr>
          <w:noProof/>
        </w:rPr>
        <w:fldChar w:fldCharType="begin"/>
      </w:r>
      <w:r w:rsidR="00627192">
        <w:rPr>
          <w:noProof/>
        </w:rPr>
        <w:instrText xml:space="preserve"> PAGEREF _Toc351997892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_Toc352053840 \h </w:instrText>
      </w:r>
      <w:r>
        <w:rPr>
          <w:noProof/>
        </w:rPr>
      </w:r>
      <w:r>
        <w:rPr>
          <w:noProof/>
        </w:rPr>
        <w:fldChar w:fldCharType="separate"/>
      </w:r>
      <w:r>
        <w:rPr>
          <w:noProof/>
        </w:rPr>
        <w:t>43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KDL Solver</w:t>
      </w:r>
      <w:r>
        <w:rPr>
          <w:noProof/>
        </w:rPr>
        <w:tab/>
      </w:r>
      <w:r w:rsidR="00627192">
        <w:rPr>
          <w:noProof/>
        </w:rPr>
        <w:fldChar w:fldCharType="begin"/>
      </w:r>
      <w:r w:rsidR="00627192">
        <w:rPr>
          <w:noProof/>
        </w:rPr>
        <w:instrText xml:space="preserve"> PAGEREF _Toc351997893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_Toc352053841 \h </w:instrText>
      </w:r>
      <w:r>
        <w:rPr>
          <w:noProof/>
        </w:rPr>
      </w:r>
      <w:r>
        <w:rPr>
          <w:noProof/>
        </w:rPr>
        <w:fldChar w:fldCharType="separate"/>
      </w:r>
      <w:r>
        <w:rPr>
          <w:noProof/>
        </w:rPr>
        <w:t>43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IKFast</w:t>
      </w:r>
      <w:r>
        <w:rPr>
          <w:noProof/>
        </w:rPr>
        <w:tab/>
      </w:r>
      <w:r w:rsidR="00627192">
        <w:rPr>
          <w:noProof/>
        </w:rPr>
        <w:fldChar w:fldCharType="begin"/>
      </w:r>
      <w:r w:rsidR="00627192">
        <w:rPr>
          <w:noProof/>
        </w:rPr>
        <w:instrText xml:space="preserve"> PAGEREF _Toc351997894 \h </w:instrText>
      </w:r>
      <w:r w:rsidR="00627192">
        <w:rPr>
          <w:noProof/>
        </w:rPr>
      </w:r>
      <w:r w:rsidR="00627192">
        <w:rPr>
          <w:noProof/>
        </w:rPr>
        <w:fldChar w:fldCharType="separate"/>
      </w:r>
      <w:r w:rsidR="00B366A1">
        <w:rPr>
          <w:noProof/>
        </w:rPr>
        <w:t>45</w:t>
      </w:r>
      <w:r w:rsidR="00627192">
        <w:rPr>
          <w:noProof/>
        </w:rPr>
        <w:fldChar w:fldCharType="end"/>
      </w:r>
      <w:r>
        <w:rPr>
          <w:noProof/>
        </w:rPr>
        <w:fldChar w:fldCharType="begin"/>
      </w:r>
      <w:r>
        <w:rPr>
          <w:noProof/>
        </w:rPr>
        <w:instrText xml:space="preserve"> PAGEREF _Toc352053842 \h </w:instrText>
      </w:r>
      <w:r>
        <w:rPr>
          <w:noProof/>
        </w:rPr>
      </w:r>
      <w:r>
        <w:rPr>
          <w:noProof/>
        </w:rPr>
        <w:fldChar w:fldCharType="separate"/>
      </w:r>
      <w:r>
        <w:rPr>
          <w:noProof/>
        </w:rPr>
        <w:t>45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Arm Navigation</w:t>
      </w:r>
      <w:r>
        <w:rPr>
          <w:noProof/>
        </w:rPr>
        <w:tab/>
      </w:r>
      <w:r w:rsidR="00627192">
        <w:rPr>
          <w:noProof/>
        </w:rPr>
        <w:fldChar w:fldCharType="begin"/>
      </w:r>
      <w:r w:rsidR="00627192">
        <w:rPr>
          <w:noProof/>
        </w:rPr>
        <w:instrText xml:space="preserve"> PAGEREF _Toc351997895 \h </w:instrText>
      </w:r>
      <w:r w:rsidR="00627192">
        <w:rPr>
          <w:noProof/>
        </w:rPr>
      </w:r>
      <w:r w:rsidR="00627192">
        <w:rPr>
          <w:noProof/>
        </w:rPr>
        <w:fldChar w:fldCharType="separate"/>
      </w:r>
      <w:r w:rsidR="00B366A1">
        <w:rPr>
          <w:noProof/>
        </w:rPr>
        <w:t>46</w:t>
      </w:r>
      <w:r w:rsidR="00627192">
        <w:rPr>
          <w:noProof/>
        </w:rPr>
        <w:fldChar w:fldCharType="end"/>
      </w:r>
      <w:r>
        <w:rPr>
          <w:noProof/>
        </w:rPr>
        <w:fldChar w:fldCharType="begin"/>
      </w:r>
      <w:r>
        <w:rPr>
          <w:noProof/>
        </w:rPr>
        <w:instrText xml:space="preserve"> PAGEREF _Toc352053843 \h </w:instrText>
      </w:r>
      <w:r>
        <w:rPr>
          <w:noProof/>
        </w:rPr>
      </w:r>
      <w:r>
        <w:rPr>
          <w:noProof/>
        </w:rPr>
        <w:fldChar w:fldCharType="separate"/>
      </w:r>
      <w:r>
        <w:rPr>
          <w:noProof/>
        </w:rPr>
        <w:t>46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Collision Detection</w:t>
      </w:r>
      <w:r>
        <w:rPr>
          <w:noProof/>
        </w:rPr>
        <w:tab/>
      </w:r>
      <w:r w:rsidR="00627192">
        <w:rPr>
          <w:noProof/>
        </w:rPr>
        <w:fldChar w:fldCharType="begin"/>
      </w:r>
      <w:r w:rsidR="00627192">
        <w:rPr>
          <w:noProof/>
        </w:rPr>
        <w:instrText xml:space="preserve"> PAGEREF _Toc351997896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_Toc352053844 \h </w:instrText>
      </w:r>
      <w:r>
        <w:rPr>
          <w:noProof/>
        </w:rPr>
      </w:r>
      <w:r>
        <w:rPr>
          <w:noProof/>
        </w:rPr>
        <w:fldChar w:fldCharType="separate"/>
      </w:r>
      <w:r>
        <w:rPr>
          <w:noProof/>
        </w:rPr>
        <w:t>47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Kinect Data Filtering</w:t>
      </w:r>
      <w:r>
        <w:rPr>
          <w:noProof/>
        </w:rPr>
        <w:tab/>
      </w:r>
      <w:r w:rsidR="00627192">
        <w:rPr>
          <w:noProof/>
        </w:rPr>
        <w:fldChar w:fldCharType="begin"/>
      </w:r>
      <w:r w:rsidR="00627192">
        <w:rPr>
          <w:noProof/>
        </w:rPr>
        <w:instrText xml:space="preserve"> PAGEREF _Toc351997897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_Toc352053845 \h </w:instrText>
      </w:r>
      <w:r>
        <w:rPr>
          <w:noProof/>
        </w:rPr>
      </w:r>
      <w:r>
        <w:rPr>
          <w:noProof/>
        </w:rPr>
        <w:fldChar w:fldCharType="separate"/>
      </w:r>
      <w:r>
        <w:rPr>
          <w:noProof/>
        </w:rPr>
        <w:t>47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lastRenderedPageBreak/>
        <w:t>Tabletop Box Manipulation</w:t>
      </w:r>
      <w:r>
        <w:rPr>
          <w:noProof/>
        </w:rPr>
        <w:tab/>
      </w:r>
      <w:r w:rsidR="00627192">
        <w:rPr>
          <w:noProof/>
        </w:rPr>
        <w:fldChar w:fldCharType="begin"/>
      </w:r>
      <w:r w:rsidR="00627192">
        <w:rPr>
          <w:noProof/>
        </w:rPr>
        <w:instrText xml:space="preserve"> PAGEREF _Toc351997898 \h </w:instrText>
      </w:r>
      <w:r w:rsidR="00627192">
        <w:rPr>
          <w:noProof/>
        </w:rPr>
      </w:r>
      <w:r w:rsidR="00627192">
        <w:rPr>
          <w:noProof/>
        </w:rPr>
        <w:fldChar w:fldCharType="separate"/>
      </w:r>
      <w:r w:rsidR="00B366A1">
        <w:rPr>
          <w:noProof/>
        </w:rPr>
        <w:t>48</w:t>
      </w:r>
      <w:r w:rsidR="00627192">
        <w:rPr>
          <w:noProof/>
        </w:rPr>
        <w:fldChar w:fldCharType="end"/>
      </w:r>
      <w:r>
        <w:rPr>
          <w:noProof/>
        </w:rPr>
        <w:fldChar w:fldCharType="begin"/>
      </w:r>
      <w:r>
        <w:rPr>
          <w:noProof/>
        </w:rPr>
        <w:instrText xml:space="preserve"> PAGEREF _Toc352053846 \h </w:instrText>
      </w:r>
      <w:r>
        <w:rPr>
          <w:noProof/>
        </w:rPr>
      </w:r>
      <w:r>
        <w:rPr>
          <w:noProof/>
        </w:rPr>
        <w:fldChar w:fldCharType="separate"/>
      </w:r>
      <w:r>
        <w:rPr>
          <w:noProof/>
        </w:rPr>
        <w:t>48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Manipulation Controller</w:t>
      </w:r>
      <w:r>
        <w:rPr>
          <w:noProof/>
        </w:rPr>
        <w:tab/>
      </w:r>
      <w:r w:rsidR="00627192">
        <w:rPr>
          <w:noProof/>
        </w:rPr>
        <w:fldChar w:fldCharType="begin"/>
      </w:r>
      <w:r w:rsidR="00627192">
        <w:rPr>
          <w:noProof/>
        </w:rPr>
        <w:instrText xml:space="preserve"> PAGEREF _Toc351997899 \h </w:instrText>
      </w:r>
      <w:r w:rsidR="00627192">
        <w:rPr>
          <w:noProof/>
        </w:rPr>
      </w:r>
      <w:r w:rsidR="00627192">
        <w:rPr>
          <w:noProof/>
        </w:rPr>
        <w:fldChar w:fldCharType="separate"/>
      </w:r>
      <w:r w:rsidR="00B366A1">
        <w:rPr>
          <w:noProof/>
        </w:rPr>
        <w:t>49</w:t>
      </w:r>
      <w:r w:rsidR="00627192">
        <w:rPr>
          <w:noProof/>
        </w:rPr>
        <w:fldChar w:fldCharType="end"/>
      </w:r>
      <w:r>
        <w:rPr>
          <w:noProof/>
        </w:rPr>
        <w:fldChar w:fldCharType="begin"/>
      </w:r>
      <w:r>
        <w:rPr>
          <w:noProof/>
        </w:rPr>
        <w:instrText xml:space="preserve"> PAGEREF _Toc352053847 \h </w:instrText>
      </w:r>
      <w:r>
        <w:rPr>
          <w:noProof/>
        </w:rPr>
      </w:r>
      <w:r>
        <w:rPr>
          <w:noProof/>
        </w:rPr>
        <w:fldChar w:fldCharType="separate"/>
      </w:r>
      <w:r>
        <w:rPr>
          <w:noProof/>
        </w:rPr>
        <w:t>49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Box Manipulation</w:t>
      </w:r>
      <w:r>
        <w:rPr>
          <w:noProof/>
        </w:rPr>
        <w:tab/>
      </w:r>
      <w:r w:rsidR="00627192">
        <w:rPr>
          <w:noProof/>
        </w:rPr>
        <w:fldChar w:fldCharType="begin"/>
      </w:r>
      <w:r w:rsidR="00627192">
        <w:rPr>
          <w:noProof/>
        </w:rPr>
        <w:instrText xml:space="preserve"> PAGEREF _Toc351997900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_Toc352053848 \h </w:instrText>
      </w:r>
      <w:r>
        <w:rPr>
          <w:noProof/>
        </w:rPr>
      </w:r>
      <w:r>
        <w:rPr>
          <w:noProof/>
        </w:rPr>
        <w:fldChar w:fldCharType="separate"/>
      </w:r>
      <w:r>
        <w:rPr>
          <w:noProof/>
        </w:rPr>
        <w:t>50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QR Code Recognition and 3D Localization</w:t>
      </w:r>
      <w:r>
        <w:rPr>
          <w:noProof/>
        </w:rPr>
        <w:tab/>
      </w:r>
      <w:r w:rsidR="00627192">
        <w:rPr>
          <w:noProof/>
        </w:rPr>
        <w:fldChar w:fldCharType="begin"/>
      </w:r>
      <w:r w:rsidR="00627192">
        <w:rPr>
          <w:noProof/>
        </w:rPr>
        <w:instrText xml:space="preserve"> PAGEREF _Toc351997901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_Toc352053849 \h </w:instrText>
      </w:r>
      <w:r>
        <w:rPr>
          <w:noProof/>
        </w:rPr>
      </w:r>
      <w:r>
        <w:rPr>
          <w:noProof/>
        </w:rPr>
        <w:fldChar w:fldCharType="separate"/>
      </w:r>
      <w:r>
        <w:rPr>
          <w:noProof/>
        </w:rPr>
        <w:t>50</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Industrial Safety</w:t>
      </w:r>
      <w:r>
        <w:rPr>
          <w:noProof/>
        </w:rPr>
        <w:tab/>
      </w:r>
      <w:r w:rsidR="00627192">
        <w:rPr>
          <w:noProof/>
        </w:rPr>
        <w:fldChar w:fldCharType="begin"/>
      </w:r>
      <w:r w:rsidR="00627192">
        <w:rPr>
          <w:noProof/>
        </w:rPr>
        <w:instrText xml:space="preserve"> PAGEREF _Toc351997902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_Toc352053850 \h </w:instrText>
      </w:r>
      <w:r>
        <w:rPr>
          <w:noProof/>
        </w:rPr>
      </w:r>
      <w:r>
        <w:rPr>
          <w:noProof/>
        </w:rPr>
        <w:fldChar w:fldCharType="separate"/>
      </w:r>
      <w:r>
        <w:rPr>
          <w:noProof/>
        </w:rPr>
        <w:t>54</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Reflexive Speed Limiting</w:t>
      </w:r>
      <w:r>
        <w:rPr>
          <w:noProof/>
        </w:rPr>
        <w:tab/>
      </w:r>
      <w:r w:rsidR="00627192">
        <w:rPr>
          <w:noProof/>
        </w:rPr>
        <w:fldChar w:fldCharType="begin"/>
      </w:r>
      <w:r w:rsidR="00627192">
        <w:rPr>
          <w:noProof/>
        </w:rPr>
        <w:instrText xml:space="preserve"> PAGEREF _Toc351997903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_Toc352053851 \h </w:instrText>
      </w:r>
      <w:r>
        <w:rPr>
          <w:noProof/>
        </w:rPr>
      </w:r>
      <w:r>
        <w:rPr>
          <w:noProof/>
        </w:rPr>
        <w:fldChar w:fldCharType="separate"/>
      </w:r>
      <w:r>
        <w:rPr>
          <w:noProof/>
        </w:rPr>
        <w:t>54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Reflexive Halt Methods for Mobile Bases</w:t>
      </w:r>
      <w:r>
        <w:rPr>
          <w:noProof/>
        </w:rPr>
        <w:tab/>
      </w:r>
      <w:r w:rsidR="00627192">
        <w:rPr>
          <w:noProof/>
        </w:rPr>
        <w:fldChar w:fldCharType="begin"/>
      </w:r>
      <w:r w:rsidR="00627192">
        <w:rPr>
          <w:noProof/>
        </w:rPr>
        <w:instrText xml:space="preserve"> PAGEREF _Toc351997904 \h </w:instrText>
      </w:r>
      <w:r w:rsidR="00627192">
        <w:rPr>
          <w:noProof/>
        </w:rPr>
      </w:r>
      <w:r w:rsidR="00627192">
        <w:rPr>
          <w:noProof/>
        </w:rPr>
        <w:fldChar w:fldCharType="separate"/>
      </w:r>
      <w:r w:rsidR="00B366A1">
        <w:rPr>
          <w:noProof/>
        </w:rPr>
        <w:t>55</w:t>
      </w:r>
      <w:r w:rsidR="00627192">
        <w:rPr>
          <w:noProof/>
        </w:rPr>
        <w:fldChar w:fldCharType="end"/>
      </w:r>
      <w:r>
        <w:rPr>
          <w:noProof/>
        </w:rPr>
        <w:fldChar w:fldCharType="begin"/>
      </w:r>
      <w:r>
        <w:rPr>
          <w:noProof/>
        </w:rPr>
        <w:instrText xml:space="preserve"> PAGEREF _Toc352053852 \h </w:instrText>
      </w:r>
      <w:r>
        <w:rPr>
          <w:noProof/>
        </w:rPr>
      </w:r>
      <w:r>
        <w:rPr>
          <w:noProof/>
        </w:rPr>
        <w:fldChar w:fldCharType="separate"/>
      </w:r>
      <w:r>
        <w:rPr>
          <w:noProof/>
        </w:rPr>
        <w:t>55</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Reflexive Halting for Manipulators</w:t>
      </w:r>
      <w:r>
        <w:rPr>
          <w:noProof/>
        </w:rPr>
        <w:tab/>
      </w:r>
      <w:r w:rsidR="00627192">
        <w:rPr>
          <w:noProof/>
        </w:rPr>
        <w:fldChar w:fldCharType="begin"/>
      </w:r>
      <w:r w:rsidR="00627192">
        <w:rPr>
          <w:noProof/>
        </w:rPr>
        <w:instrText xml:space="preserve"> PAGEREF _Toc351997905 \h </w:instrText>
      </w:r>
      <w:r w:rsidR="00627192">
        <w:rPr>
          <w:noProof/>
        </w:rPr>
      </w:r>
      <w:r w:rsidR="00627192">
        <w:rPr>
          <w:noProof/>
        </w:rPr>
        <w:fldChar w:fldCharType="separate"/>
      </w:r>
      <w:r w:rsidR="00B366A1">
        <w:rPr>
          <w:noProof/>
        </w:rPr>
        <w:t>56</w:t>
      </w:r>
      <w:r w:rsidR="00627192">
        <w:rPr>
          <w:noProof/>
        </w:rPr>
        <w:fldChar w:fldCharType="end"/>
      </w:r>
      <w:r>
        <w:rPr>
          <w:noProof/>
        </w:rPr>
        <w:fldChar w:fldCharType="begin"/>
      </w:r>
      <w:r>
        <w:rPr>
          <w:noProof/>
        </w:rPr>
        <w:instrText xml:space="preserve"> PAGEREF _Toc352053853 \h </w:instrText>
      </w:r>
      <w:r>
        <w:rPr>
          <w:noProof/>
        </w:rPr>
      </w:r>
      <w:r>
        <w:rPr>
          <w:noProof/>
        </w:rPr>
        <w:fldChar w:fldCharType="separate"/>
      </w:r>
      <w:r>
        <w:rPr>
          <w:noProof/>
        </w:rPr>
        <w:t>56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Emergency Stop System</w:t>
      </w:r>
      <w:r>
        <w:rPr>
          <w:noProof/>
        </w:rPr>
        <w:tab/>
      </w:r>
      <w:r w:rsidR="00627192">
        <w:rPr>
          <w:noProof/>
        </w:rPr>
        <w:fldChar w:fldCharType="begin"/>
      </w:r>
      <w:r w:rsidR="00627192">
        <w:rPr>
          <w:noProof/>
        </w:rPr>
        <w:instrText xml:space="preserve"> PAGEREF _Toc351997906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_Toc352053854 \h </w:instrText>
      </w:r>
      <w:r>
        <w:rPr>
          <w:noProof/>
        </w:rPr>
      </w:r>
      <w:r>
        <w:rPr>
          <w:noProof/>
        </w:rPr>
        <w:fldChar w:fldCharType="separate"/>
      </w:r>
      <w:r>
        <w:rPr>
          <w:noProof/>
        </w:rPr>
        <w:t>58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E-Stop Systems Used in This Lab</w:t>
      </w:r>
      <w:r>
        <w:rPr>
          <w:noProof/>
        </w:rPr>
        <w:tab/>
      </w:r>
      <w:r w:rsidR="00627192">
        <w:rPr>
          <w:noProof/>
        </w:rPr>
        <w:fldChar w:fldCharType="begin"/>
      </w:r>
      <w:r w:rsidR="00627192">
        <w:rPr>
          <w:noProof/>
        </w:rPr>
        <w:instrText xml:space="preserve"> PAGEREF _Toc351997907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_Toc352053855 \h </w:instrText>
      </w:r>
      <w:r>
        <w:rPr>
          <w:noProof/>
        </w:rPr>
      </w:r>
      <w:r>
        <w:rPr>
          <w:noProof/>
        </w:rPr>
        <w:fldChar w:fldCharType="separate"/>
      </w:r>
      <w:r>
        <w:rPr>
          <w:noProof/>
        </w:rPr>
        <w:t>58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E-Stop Requirements for This Robot</w:t>
      </w:r>
      <w:r>
        <w:rPr>
          <w:noProof/>
        </w:rPr>
        <w:tab/>
      </w:r>
      <w:r w:rsidR="00627192">
        <w:rPr>
          <w:noProof/>
        </w:rPr>
        <w:fldChar w:fldCharType="begin"/>
      </w:r>
      <w:r w:rsidR="00627192">
        <w:rPr>
          <w:noProof/>
        </w:rPr>
        <w:instrText xml:space="preserve"> PAGEREF _Toc351997908 \h </w:instrText>
      </w:r>
      <w:r w:rsidR="00627192">
        <w:rPr>
          <w:noProof/>
        </w:rPr>
      </w:r>
      <w:r w:rsidR="00627192">
        <w:rPr>
          <w:noProof/>
        </w:rPr>
        <w:fldChar w:fldCharType="separate"/>
      </w:r>
      <w:r w:rsidR="00B366A1">
        <w:rPr>
          <w:noProof/>
        </w:rPr>
        <w:t>59</w:t>
      </w:r>
      <w:r w:rsidR="00627192">
        <w:rPr>
          <w:noProof/>
        </w:rPr>
        <w:fldChar w:fldCharType="end"/>
      </w:r>
      <w:r>
        <w:rPr>
          <w:noProof/>
        </w:rPr>
        <w:fldChar w:fldCharType="begin"/>
      </w:r>
      <w:r>
        <w:rPr>
          <w:noProof/>
        </w:rPr>
        <w:instrText xml:space="preserve"> PAGEREF _Toc352053856 \h </w:instrText>
      </w:r>
      <w:r>
        <w:rPr>
          <w:noProof/>
        </w:rPr>
      </w:r>
      <w:r>
        <w:rPr>
          <w:noProof/>
        </w:rPr>
        <w:fldChar w:fldCharType="separate"/>
      </w:r>
      <w:r>
        <w:rPr>
          <w:noProof/>
        </w:rPr>
        <w:t>59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Version 1 Prototype</w:t>
      </w:r>
      <w:r>
        <w:rPr>
          <w:noProof/>
        </w:rPr>
        <w:tab/>
      </w:r>
      <w:r w:rsidR="00627192">
        <w:rPr>
          <w:noProof/>
        </w:rPr>
        <w:fldChar w:fldCharType="begin"/>
      </w:r>
      <w:r w:rsidR="00627192">
        <w:rPr>
          <w:noProof/>
        </w:rPr>
        <w:instrText xml:space="preserve"> PAGEREF _Toc351997909 \h </w:instrText>
      </w:r>
      <w:r w:rsidR="00627192">
        <w:rPr>
          <w:noProof/>
        </w:rPr>
      </w:r>
      <w:r w:rsidR="00627192">
        <w:rPr>
          <w:noProof/>
        </w:rPr>
        <w:fldChar w:fldCharType="separate"/>
      </w:r>
      <w:r w:rsidR="00B366A1">
        <w:rPr>
          <w:noProof/>
        </w:rPr>
        <w:t>60</w:t>
      </w:r>
      <w:r w:rsidR="00627192">
        <w:rPr>
          <w:noProof/>
        </w:rPr>
        <w:fldChar w:fldCharType="end"/>
      </w:r>
      <w:r>
        <w:rPr>
          <w:noProof/>
        </w:rPr>
        <w:fldChar w:fldCharType="begin"/>
      </w:r>
      <w:r>
        <w:rPr>
          <w:noProof/>
        </w:rPr>
        <w:instrText xml:space="preserve"> PAGEREF _Toc352053857 \h </w:instrText>
      </w:r>
      <w:r>
        <w:rPr>
          <w:noProof/>
        </w:rPr>
      </w:r>
      <w:r>
        <w:rPr>
          <w:noProof/>
        </w:rPr>
        <w:fldChar w:fldCharType="separate"/>
      </w:r>
      <w:r>
        <w:rPr>
          <w:noProof/>
        </w:rPr>
        <w:t>60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Version 2 Design</w:t>
      </w:r>
      <w:r>
        <w:rPr>
          <w:noProof/>
        </w:rPr>
        <w:tab/>
      </w:r>
      <w:r w:rsidR="00627192">
        <w:rPr>
          <w:noProof/>
        </w:rPr>
        <w:fldChar w:fldCharType="begin"/>
      </w:r>
      <w:r w:rsidR="00627192">
        <w:rPr>
          <w:noProof/>
        </w:rPr>
        <w:instrText xml:space="preserve"> PAGEREF _Toc351997910 \h </w:instrText>
      </w:r>
      <w:r w:rsidR="00627192">
        <w:rPr>
          <w:noProof/>
        </w:rPr>
      </w:r>
      <w:r w:rsidR="00627192">
        <w:rPr>
          <w:noProof/>
        </w:rPr>
        <w:fldChar w:fldCharType="separate"/>
      </w:r>
      <w:r w:rsidR="00B366A1">
        <w:rPr>
          <w:noProof/>
        </w:rPr>
        <w:t>63</w:t>
      </w:r>
      <w:r w:rsidR="00627192">
        <w:rPr>
          <w:noProof/>
        </w:rPr>
        <w:fldChar w:fldCharType="end"/>
      </w:r>
      <w:r>
        <w:rPr>
          <w:noProof/>
        </w:rPr>
        <w:fldChar w:fldCharType="begin"/>
      </w:r>
      <w:r>
        <w:rPr>
          <w:noProof/>
        </w:rPr>
        <w:instrText xml:space="preserve"> PAGEREF _Toc352053858 \h </w:instrText>
      </w:r>
      <w:r>
        <w:rPr>
          <w:noProof/>
        </w:rPr>
      </w:r>
      <w:r>
        <w:rPr>
          <w:noProof/>
        </w:rPr>
        <w:fldChar w:fldCharType="separate"/>
      </w:r>
      <w:r>
        <w:rPr>
          <w:noProof/>
        </w:rPr>
        <w:t>63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Experimental Results</w:t>
      </w:r>
      <w:r>
        <w:rPr>
          <w:noProof/>
        </w:rPr>
        <w:tab/>
      </w:r>
      <w:r w:rsidR="00627192">
        <w:rPr>
          <w:noProof/>
        </w:rPr>
        <w:fldChar w:fldCharType="begin"/>
      </w:r>
      <w:r w:rsidR="00627192">
        <w:rPr>
          <w:noProof/>
        </w:rPr>
        <w:instrText xml:space="preserve"> PAGEREF _Toc351997911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_Toc352053859 \h </w:instrText>
      </w:r>
      <w:r>
        <w:rPr>
          <w:noProof/>
        </w:rPr>
      </w:r>
      <w:r>
        <w:rPr>
          <w:noProof/>
        </w:rPr>
        <w:fldChar w:fldCharType="separate"/>
      </w:r>
      <w:r>
        <w:rPr>
          <w:noProof/>
        </w:rPr>
        <w:t>67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The Validation Task</w:t>
      </w:r>
      <w:r>
        <w:rPr>
          <w:noProof/>
        </w:rPr>
        <w:tab/>
      </w:r>
      <w:r w:rsidR="00627192">
        <w:rPr>
          <w:noProof/>
        </w:rPr>
        <w:fldChar w:fldCharType="begin"/>
      </w:r>
      <w:r w:rsidR="00627192">
        <w:rPr>
          <w:noProof/>
        </w:rPr>
        <w:instrText xml:space="preserve"> PAGEREF _Toc351997912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_Toc352053860 \h </w:instrText>
      </w:r>
      <w:r>
        <w:rPr>
          <w:noProof/>
        </w:rPr>
      </w:r>
      <w:r>
        <w:rPr>
          <w:noProof/>
        </w:rPr>
        <w:fldChar w:fldCharType="separate"/>
      </w:r>
      <w:r>
        <w:rPr>
          <w:noProof/>
        </w:rPr>
        <w:t>67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Validation Results</w:t>
      </w:r>
      <w:r>
        <w:rPr>
          <w:noProof/>
        </w:rPr>
        <w:tab/>
      </w:r>
      <w:r w:rsidR="00627192">
        <w:rPr>
          <w:noProof/>
        </w:rPr>
        <w:fldChar w:fldCharType="begin"/>
      </w:r>
      <w:r w:rsidR="00627192">
        <w:rPr>
          <w:noProof/>
        </w:rPr>
        <w:instrText xml:space="preserve"> PAGEREF _Toc351997913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_Toc352053861 \h </w:instrText>
      </w:r>
      <w:r>
        <w:rPr>
          <w:noProof/>
        </w:rPr>
      </w:r>
      <w:r>
        <w:rPr>
          <w:noProof/>
        </w:rPr>
        <w:fldChar w:fldCharType="separate"/>
      </w:r>
      <w:r>
        <w:rPr>
          <w:noProof/>
        </w:rPr>
        <w:t>68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Mechanical and Electrical Systems</w:t>
      </w:r>
      <w:r>
        <w:rPr>
          <w:noProof/>
        </w:rPr>
        <w:tab/>
      </w:r>
      <w:r w:rsidR="00627192">
        <w:rPr>
          <w:noProof/>
        </w:rPr>
        <w:fldChar w:fldCharType="begin"/>
      </w:r>
      <w:r w:rsidR="00627192">
        <w:rPr>
          <w:noProof/>
        </w:rPr>
        <w:instrText xml:space="preserve"> PAGEREF _Toc351997914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_Toc352053862 \h </w:instrText>
      </w:r>
      <w:r>
        <w:rPr>
          <w:noProof/>
        </w:rPr>
      </w:r>
      <w:r>
        <w:rPr>
          <w:noProof/>
        </w:rPr>
        <w:fldChar w:fldCharType="separate"/>
      </w:r>
      <w:r>
        <w:rPr>
          <w:noProof/>
        </w:rPr>
        <w:t>68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Wheelchair Drivebase</w:t>
      </w:r>
      <w:r>
        <w:rPr>
          <w:noProof/>
        </w:rPr>
        <w:tab/>
      </w:r>
      <w:r w:rsidR="00627192">
        <w:rPr>
          <w:noProof/>
        </w:rPr>
        <w:fldChar w:fldCharType="begin"/>
      </w:r>
      <w:r w:rsidR="00627192">
        <w:rPr>
          <w:noProof/>
        </w:rPr>
        <w:instrText xml:space="preserve"> PAGEREF _Toc351997915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_Toc352053863 \h </w:instrText>
      </w:r>
      <w:r>
        <w:rPr>
          <w:noProof/>
        </w:rPr>
      </w:r>
      <w:r>
        <w:rPr>
          <w:noProof/>
        </w:rPr>
        <w:fldChar w:fldCharType="separate"/>
      </w:r>
      <w:r>
        <w:rPr>
          <w:noProof/>
        </w:rPr>
        <w:t>68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Chassis Design</w:t>
      </w:r>
      <w:r>
        <w:rPr>
          <w:noProof/>
        </w:rPr>
        <w:tab/>
      </w:r>
      <w:r w:rsidR="00627192">
        <w:rPr>
          <w:noProof/>
        </w:rPr>
        <w:fldChar w:fldCharType="begin"/>
      </w:r>
      <w:r w:rsidR="00627192">
        <w:rPr>
          <w:noProof/>
        </w:rPr>
        <w:instrText xml:space="preserve"> PAGEREF _Toc351997916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_Toc352053864 \h </w:instrText>
      </w:r>
      <w:r>
        <w:rPr>
          <w:noProof/>
        </w:rPr>
      </w:r>
      <w:r>
        <w:rPr>
          <w:noProof/>
        </w:rPr>
        <w:fldChar w:fldCharType="separate"/>
      </w:r>
      <w:r>
        <w:rPr>
          <w:noProof/>
        </w:rPr>
        <w:t>69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ABB Arm System</w:t>
      </w:r>
      <w:r>
        <w:rPr>
          <w:noProof/>
        </w:rPr>
        <w:tab/>
      </w:r>
      <w:r w:rsidR="00627192">
        <w:rPr>
          <w:noProof/>
        </w:rPr>
        <w:fldChar w:fldCharType="begin"/>
      </w:r>
      <w:r w:rsidR="00627192">
        <w:rPr>
          <w:noProof/>
        </w:rPr>
        <w:instrText xml:space="preserve"> PAGEREF _Toc351997917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_Toc352053865 \h </w:instrText>
      </w:r>
      <w:r>
        <w:rPr>
          <w:noProof/>
        </w:rPr>
      </w:r>
      <w:r>
        <w:rPr>
          <w:noProof/>
        </w:rPr>
        <w:fldChar w:fldCharType="separate"/>
      </w:r>
      <w:r>
        <w:rPr>
          <w:noProof/>
        </w:rPr>
        <w:t>69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lastRenderedPageBreak/>
        <w:t>Gripper</w:t>
      </w:r>
      <w:r>
        <w:rPr>
          <w:noProof/>
        </w:rPr>
        <w:tab/>
      </w:r>
      <w:r w:rsidR="00627192">
        <w:rPr>
          <w:noProof/>
        </w:rPr>
        <w:fldChar w:fldCharType="begin"/>
      </w:r>
      <w:r w:rsidR="00627192">
        <w:rPr>
          <w:noProof/>
        </w:rPr>
        <w:instrText xml:space="preserve"> PAGEREF _Toc351997918 \h </w:instrText>
      </w:r>
      <w:r w:rsidR="00627192">
        <w:rPr>
          <w:noProof/>
        </w:rPr>
      </w:r>
      <w:r w:rsidR="00627192">
        <w:rPr>
          <w:noProof/>
        </w:rPr>
        <w:fldChar w:fldCharType="separate"/>
      </w:r>
      <w:r w:rsidR="00B366A1">
        <w:rPr>
          <w:noProof/>
        </w:rPr>
        <w:t>70</w:t>
      </w:r>
      <w:r w:rsidR="00627192">
        <w:rPr>
          <w:noProof/>
        </w:rPr>
        <w:fldChar w:fldCharType="end"/>
      </w:r>
      <w:r>
        <w:rPr>
          <w:noProof/>
        </w:rPr>
        <w:fldChar w:fldCharType="begin"/>
      </w:r>
      <w:r>
        <w:rPr>
          <w:noProof/>
        </w:rPr>
        <w:instrText xml:space="preserve"> PAGEREF _Toc352053866 \h </w:instrText>
      </w:r>
      <w:r>
        <w:rPr>
          <w:noProof/>
        </w:rPr>
      </w:r>
      <w:r>
        <w:rPr>
          <w:noProof/>
        </w:rPr>
        <w:fldChar w:fldCharType="separate"/>
      </w:r>
      <w:r>
        <w:rPr>
          <w:noProof/>
        </w:rPr>
        <w:t>70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Battery Life</w:t>
      </w:r>
      <w:r>
        <w:rPr>
          <w:noProof/>
        </w:rPr>
        <w:tab/>
      </w:r>
      <w:r w:rsidR="00627192">
        <w:rPr>
          <w:noProof/>
        </w:rPr>
        <w:fldChar w:fldCharType="begin"/>
      </w:r>
      <w:r w:rsidR="00627192">
        <w:rPr>
          <w:noProof/>
        </w:rPr>
        <w:instrText xml:space="preserve"> PAGEREF _Toc351997919 \h </w:instrText>
      </w:r>
      <w:r w:rsidR="00627192">
        <w:rPr>
          <w:noProof/>
        </w:rPr>
      </w:r>
      <w:r w:rsidR="00627192">
        <w:rPr>
          <w:noProof/>
        </w:rPr>
        <w:fldChar w:fldCharType="separate"/>
      </w:r>
      <w:r w:rsidR="00B366A1">
        <w:rPr>
          <w:noProof/>
        </w:rPr>
        <w:t>71</w:t>
      </w:r>
      <w:r w:rsidR="00627192">
        <w:rPr>
          <w:noProof/>
        </w:rPr>
        <w:fldChar w:fldCharType="end"/>
      </w:r>
      <w:r>
        <w:rPr>
          <w:noProof/>
        </w:rPr>
        <w:fldChar w:fldCharType="begin"/>
      </w:r>
      <w:r>
        <w:rPr>
          <w:noProof/>
        </w:rPr>
        <w:instrText xml:space="preserve"> PAGEREF _Toc352053867 \h </w:instrText>
      </w:r>
      <w:r>
        <w:rPr>
          <w:noProof/>
        </w:rPr>
      </w:r>
      <w:r>
        <w:rPr>
          <w:noProof/>
        </w:rPr>
        <w:fldChar w:fldCharType="separate"/>
      </w:r>
      <w:r>
        <w:rPr>
          <w:noProof/>
        </w:rPr>
        <w:t>71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The Kinect</w:t>
      </w:r>
      <w:r>
        <w:rPr>
          <w:noProof/>
        </w:rPr>
        <w:tab/>
      </w:r>
      <w:r w:rsidR="00627192">
        <w:rPr>
          <w:noProof/>
        </w:rPr>
        <w:fldChar w:fldCharType="begin"/>
      </w:r>
      <w:r w:rsidR="00627192">
        <w:rPr>
          <w:noProof/>
        </w:rPr>
        <w:instrText xml:space="preserve"> PAGEREF _Toc351997920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_Toc352053868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For Object Localization and Arm Planning</w:t>
      </w:r>
      <w:r>
        <w:rPr>
          <w:noProof/>
        </w:rPr>
        <w:tab/>
      </w:r>
      <w:r w:rsidR="00627192">
        <w:rPr>
          <w:noProof/>
        </w:rPr>
        <w:fldChar w:fldCharType="begin"/>
      </w:r>
      <w:r w:rsidR="00627192">
        <w:rPr>
          <w:noProof/>
        </w:rPr>
        <w:instrText xml:space="preserve"> PAGEREF _Toc351997921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_Toc352053869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For Reading QR Codes</w:t>
      </w:r>
      <w:r>
        <w:rPr>
          <w:noProof/>
        </w:rPr>
        <w:tab/>
      </w:r>
      <w:r w:rsidR="00627192">
        <w:rPr>
          <w:noProof/>
        </w:rPr>
        <w:fldChar w:fldCharType="begin"/>
      </w:r>
      <w:r w:rsidR="00627192">
        <w:rPr>
          <w:noProof/>
        </w:rPr>
        <w:instrText xml:space="preserve"> PAGEREF _Toc351997922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_Toc352053870 \h </w:instrText>
      </w:r>
      <w:r>
        <w:rPr>
          <w:noProof/>
        </w:rPr>
      </w:r>
      <w:r>
        <w:rPr>
          <w:noProof/>
        </w:rPr>
        <w:fldChar w:fldCharType="separate"/>
      </w:r>
      <w:r>
        <w:rPr>
          <w:noProof/>
        </w:rPr>
        <w:t>73</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Open Source Software</w:t>
      </w:r>
      <w:r>
        <w:rPr>
          <w:noProof/>
        </w:rPr>
        <w:tab/>
      </w:r>
      <w:r w:rsidR="00627192">
        <w:rPr>
          <w:noProof/>
        </w:rPr>
        <w:fldChar w:fldCharType="begin"/>
      </w:r>
      <w:r w:rsidR="00627192">
        <w:rPr>
          <w:noProof/>
        </w:rPr>
        <w:instrText xml:space="preserve"> PAGEREF _Toc351997923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_Toc352053871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API Stability</w:t>
      </w:r>
      <w:r>
        <w:rPr>
          <w:noProof/>
        </w:rPr>
        <w:tab/>
      </w:r>
      <w:r w:rsidR="00627192">
        <w:rPr>
          <w:noProof/>
        </w:rPr>
        <w:fldChar w:fldCharType="begin"/>
      </w:r>
      <w:r w:rsidR="00627192">
        <w:rPr>
          <w:noProof/>
        </w:rPr>
        <w:instrText xml:space="preserve"> PAGEREF _Toc351997924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_Toc352053872 \h </w:instrText>
      </w:r>
      <w:r>
        <w:rPr>
          <w:noProof/>
        </w:rPr>
      </w:r>
      <w:r>
        <w:rPr>
          <w:noProof/>
        </w:rPr>
        <w:fldChar w:fldCharType="separate"/>
      </w:r>
      <w:r>
        <w:rPr>
          <w:noProof/>
        </w:rPr>
        <w:t>74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Documentation</w:t>
      </w:r>
      <w:r>
        <w:rPr>
          <w:noProof/>
        </w:rPr>
        <w:tab/>
      </w:r>
      <w:r w:rsidR="00627192">
        <w:rPr>
          <w:noProof/>
        </w:rPr>
        <w:fldChar w:fldCharType="begin"/>
      </w:r>
      <w:r w:rsidR="00627192">
        <w:rPr>
          <w:noProof/>
        </w:rPr>
        <w:instrText xml:space="preserve"> PAGEREF _Toc351997925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_Toc352053873 \h </w:instrText>
      </w:r>
      <w:r>
        <w:rPr>
          <w:noProof/>
        </w:rPr>
      </w:r>
      <w:r>
        <w:rPr>
          <w:noProof/>
        </w:rPr>
        <w:fldChar w:fldCharType="separate"/>
      </w:r>
      <w:r>
        <w:rPr>
          <w:noProof/>
        </w:rPr>
        <w:t>74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Reusability of PR2 Software</w:t>
      </w:r>
      <w:r>
        <w:rPr>
          <w:noProof/>
        </w:rPr>
        <w:tab/>
      </w:r>
      <w:r w:rsidR="00627192">
        <w:rPr>
          <w:noProof/>
        </w:rPr>
        <w:fldChar w:fldCharType="begin"/>
      </w:r>
      <w:r w:rsidR="00627192">
        <w:rPr>
          <w:noProof/>
        </w:rPr>
        <w:instrText xml:space="preserve"> PAGEREF _Toc351997926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_Toc352053874 \h </w:instrText>
      </w:r>
      <w:r>
        <w:rPr>
          <w:noProof/>
        </w:rPr>
      </w:r>
      <w:r>
        <w:rPr>
          <w:noProof/>
        </w:rPr>
        <w:fldChar w:fldCharType="separate"/>
      </w:r>
      <w:r>
        <w:rPr>
          <w:noProof/>
        </w:rPr>
        <w:t>75</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Safety and Reliability</w:t>
      </w:r>
      <w:r>
        <w:rPr>
          <w:noProof/>
        </w:rPr>
        <w:tab/>
      </w:r>
      <w:r w:rsidR="00627192">
        <w:rPr>
          <w:noProof/>
        </w:rPr>
        <w:fldChar w:fldCharType="begin"/>
      </w:r>
      <w:r w:rsidR="00627192">
        <w:rPr>
          <w:noProof/>
        </w:rPr>
        <w:instrText xml:space="preserve"> PAGEREF _Toc351997927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_Toc352053875 \h </w:instrText>
      </w:r>
      <w:r>
        <w:rPr>
          <w:noProof/>
        </w:rPr>
      </w:r>
      <w:r>
        <w:rPr>
          <w:noProof/>
        </w:rPr>
        <w:fldChar w:fldCharType="separate"/>
      </w:r>
      <w:r>
        <w:rPr>
          <w:noProof/>
        </w:rPr>
        <w:t>75</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Conclusions and Future Work</w:t>
      </w:r>
      <w:r>
        <w:rPr>
          <w:noProof/>
        </w:rPr>
        <w:tab/>
      </w:r>
      <w:r>
        <w:rPr>
          <w:noProof/>
        </w:rPr>
        <w:fldChar w:fldCharType="begin"/>
      </w:r>
      <w:r>
        <w:rPr>
          <w:noProof/>
        </w:rPr>
        <w:instrText xml:space="preserve"> PAGEREF _Toc352053876 \h </w:instrText>
      </w:r>
      <w:r>
        <w:rPr>
          <w:noProof/>
        </w:rPr>
      </w:r>
      <w:r>
        <w:rPr>
          <w:noProof/>
        </w:rPr>
        <w:fldChar w:fldCharType="separate"/>
      </w:r>
      <w:r>
        <w:rPr>
          <w:noProof/>
        </w:rPr>
        <w:t>78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Conclusions on ROS and Open Source Software</w:t>
      </w:r>
      <w:r>
        <w:rPr>
          <w:noProof/>
        </w:rPr>
        <w:tab/>
      </w:r>
      <w:r>
        <w:rPr>
          <w:noProof/>
        </w:rPr>
        <w:fldChar w:fldCharType="begin"/>
      </w:r>
      <w:r>
        <w:rPr>
          <w:noProof/>
        </w:rPr>
        <w:instrText xml:space="preserve"> PAGEREF _Toc352053877 \h </w:instrText>
      </w:r>
      <w:r>
        <w:rPr>
          <w:noProof/>
        </w:rPr>
      </w:r>
      <w:r>
        <w:rPr>
          <w:noProof/>
        </w:rPr>
        <w:fldChar w:fldCharType="separate"/>
      </w:r>
      <w:r>
        <w:rPr>
          <w:noProof/>
        </w:rPr>
        <w:t>78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Future Work</w:t>
      </w:r>
      <w:r>
        <w:rPr>
          <w:noProof/>
        </w:rPr>
        <w:tab/>
      </w:r>
      <w:r>
        <w:rPr>
          <w:noProof/>
        </w:rPr>
        <w:fldChar w:fldCharType="begin"/>
      </w:r>
      <w:r>
        <w:rPr>
          <w:noProof/>
        </w:rPr>
        <w:instrText xml:space="preserve"> PAGEREF _Toc352053878 \h </w:instrText>
      </w:r>
      <w:r>
        <w:rPr>
          <w:noProof/>
        </w:rPr>
      </w:r>
      <w:r>
        <w:rPr>
          <w:noProof/>
        </w:rPr>
        <w:fldChar w:fldCharType="separate"/>
      </w:r>
      <w:r>
        <w:rPr>
          <w:noProof/>
        </w:rPr>
        <w:t>78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Applications of this Robot</w:t>
      </w:r>
      <w:r>
        <w:rPr>
          <w:noProof/>
        </w:rPr>
        <w:tab/>
      </w:r>
      <w:r>
        <w:rPr>
          <w:noProof/>
        </w:rPr>
        <w:fldChar w:fldCharType="begin"/>
      </w:r>
      <w:r>
        <w:rPr>
          <w:noProof/>
        </w:rPr>
        <w:instrText xml:space="preserve"> PAGEREF _Toc352053879 \h </w:instrText>
      </w:r>
      <w:r>
        <w:rPr>
          <w:noProof/>
        </w:rPr>
      </w:r>
      <w:r>
        <w:rPr>
          <w:noProof/>
        </w:rPr>
        <w:fldChar w:fldCharType="separate"/>
      </w:r>
      <w:r>
        <w:rPr>
          <w:noProof/>
        </w:rPr>
        <w:t>81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Conclusion</w:t>
      </w:r>
      <w:r>
        <w:rPr>
          <w:noProof/>
        </w:rPr>
        <w:tab/>
      </w:r>
      <w:r>
        <w:rPr>
          <w:noProof/>
        </w:rPr>
        <w:fldChar w:fldCharType="begin"/>
      </w:r>
      <w:r>
        <w:rPr>
          <w:noProof/>
        </w:rPr>
        <w:instrText xml:space="preserve"> PAGEREF _Toc352053880 \h </w:instrText>
      </w:r>
      <w:r>
        <w:rPr>
          <w:noProof/>
        </w:rPr>
      </w:r>
      <w:r>
        <w:rPr>
          <w:noProof/>
        </w:rPr>
        <w:fldChar w:fldCharType="separate"/>
      </w:r>
      <w:r>
        <w:rPr>
          <w:noProof/>
        </w:rPr>
        <w:t>81</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Bibliography</w:t>
      </w:r>
      <w:r>
        <w:rPr>
          <w:noProof/>
        </w:rPr>
        <w:tab/>
      </w:r>
      <w:r>
        <w:rPr>
          <w:noProof/>
        </w:rPr>
        <w:fldChar w:fldCharType="begin"/>
      </w:r>
      <w:r>
        <w:rPr>
          <w:noProof/>
        </w:rPr>
        <w:instrText xml:space="preserve"> PAGEREF _Toc352053881 \h </w:instrText>
      </w:r>
      <w:r>
        <w:rPr>
          <w:noProof/>
        </w:rPr>
      </w:r>
      <w:r>
        <w:rPr>
          <w:noProof/>
        </w:rPr>
        <w:fldChar w:fldCharType="separate"/>
      </w:r>
      <w:r>
        <w:rPr>
          <w:noProof/>
        </w:rPr>
        <w:t>83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Appendix 1: Localization Data</w:t>
      </w:r>
      <w:r>
        <w:rPr>
          <w:noProof/>
        </w:rPr>
        <w:tab/>
      </w:r>
      <w:r>
        <w:rPr>
          <w:noProof/>
        </w:rPr>
        <w:fldChar w:fldCharType="begin"/>
      </w:r>
      <w:r>
        <w:rPr>
          <w:noProof/>
        </w:rPr>
        <w:instrText xml:space="preserve"> PAGEREF _Toc352053882 \h </w:instrText>
      </w:r>
      <w:r>
        <w:rPr>
          <w:noProof/>
        </w:rPr>
      </w:r>
      <w:r>
        <w:rPr>
          <w:noProof/>
        </w:rPr>
        <w:fldChar w:fldCharType="separate"/>
      </w:r>
      <w:r>
        <w:rPr>
          <w:noProof/>
        </w:rPr>
        <w:t>85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Ten Meter Straight Line</w:t>
      </w:r>
      <w:r>
        <w:rPr>
          <w:noProof/>
        </w:rPr>
        <w:tab/>
      </w:r>
      <w:r>
        <w:rPr>
          <w:noProof/>
        </w:rPr>
        <w:fldChar w:fldCharType="begin"/>
      </w:r>
      <w:r>
        <w:rPr>
          <w:noProof/>
        </w:rPr>
        <w:instrText xml:space="preserve"> PAGEREF _Toc352053883 \h </w:instrText>
      </w:r>
      <w:r>
        <w:rPr>
          <w:noProof/>
        </w:rPr>
      </w:r>
      <w:r>
        <w:rPr>
          <w:noProof/>
        </w:rPr>
        <w:fldChar w:fldCharType="separate"/>
      </w:r>
      <w:r>
        <w:rPr>
          <w:noProof/>
        </w:rPr>
        <w:t>85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Five Laps of One Meter Radius Circle</w:t>
      </w:r>
      <w:r>
        <w:rPr>
          <w:noProof/>
        </w:rPr>
        <w:tab/>
      </w:r>
      <w:r>
        <w:rPr>
          <w:noProof/>
        </w:rPr>
        <w:fldChar w:fldCharType="begin"/>
      </w:r>
      <w:r>
        <w:rPr>
          <w:noProof/>
        </w:rPr>
        <w:instrText xml:space="preserve"> PAGEREF _Toc352053884 \h </w:instrText>
      </w:r>
      <w:r>
        <w:rPr>
          <w:noProof/>
        </w:rPr>
      </w:r>
      <w:r>
        <w:rPr>
          <w:noProof/>
        </w:rPr>
        <w:fldChar w:fldCharType="separate"/>
      </w:r>
      <w:r>
        <w:rPr>
          <w:noProof/>
        </w:rPr>
        <w:t>85</w:t>
      </w:r>
      <w:r>
        <w:rPr>
          <w:noProof/>
        </w:rPr>
        <w:fldChar w:fldCharType="end"/>
      </w:r>
    </w:p>
    <w:p w:rsidR="00D753C2" w:rsidRDefault="0087344B">
      <w:pPr>
        <w:pStyle w:val="Heading1"/>
        <w:rPr>
          <w:noProof/>
        </w:rPr>
        <w:pPrChange w:id="9" w:author="Ed" w:date="2013-04-03T11:52:00Z">
          <w:pPr>
            <w:pStyle w:val="Heading1"/>
            <w:tabs>
              <w:tab w:val="right" w:pos="8640"/>
            </w:tabs>
          </w:pPr>
        </w:pPrChange>
      </w:pPr>
      <w:r>
        <w:lastRenderedPageBreak/>
        <w:fldChar w:fldCharType="end"/>
      </w:r>
      <w:r w:rsidR="00D753C2" w:rsidRPr="00D753C2">
        <w:rPr>
          <w:noProof/>
        </w:rPr>
        <w:t xml:space="preserve"> </w:t>
      </w:r>
      <w:bookmarkStart w:id="10" w:name="_Toc352053810"/>
      <w:bookmarkStart w:id="11" w:name="_Toc351997862"/>
      <w:r w:rsidR="00D753C2">
        <w:rPr>
          <w:noProof/>
        </w:rPr>
        <w:t>Figures</w:t>
      </w:r>
      <w:bookmarkEnd w:id="10"/>
      <w:bookmarkEnd w:id="11"/>
    </w:p>
    <w:p w:rsidR="00DA7C5D" w:rsidRDefault="0087344B">
      <w:pPr>
        <w:pStyle w:val="TableofFigures"/>
        <w:tabs>
          <w:tab w:val="right" w:leader="dot" w:pos="8630"/>
        </w:tabs>
        <w:rPr>
          <w:rFonts w:asciiTheme="minorHAnsi" w:eastAsiaTheme="minorEastAsia" w:hAnsiTheme="minorHAnsi" w:cstheme="minorBidi"/>
          <w:noProof/>
          <w:sz w:val="22"/>
          <w:lang w:bidi="ar-SA"/>
        </w:rPr>
      </w:pPr>
      <w:r>
        <w:fldChar w:fldCharType="begin"/>
      </w:r>
      <w:r w:rsidR="00D753C2">
        <w:instrText xml:space="preserve"> TOC \h \z \c "Figure" </w:instrText>
      </w:r>
      <w:r>
        <w:fldChar w:fldCharType="separate"/>
      </w:r>
      <w:hyperlink w:anchor="_Toc352587887" w:history="1">
        <w:r w:rsidR="00DA7C5D" w:rsidRPr="007065DD">
          <w:rPr>
            <w:rStyle w:val="Hyperlink"/>
            <w:noProof/>
          </w:rPr>
          <w:t>Figure 1: An annotated rendering of the robot showing several major components.</w:t>
        </w:r>
        <w:r w:rsidR="00DA7C5D">
          <w:rPr>
            <w:noProof/>
            <w:webHidden/>
          </w:rPr>
          <w:tab/>
        </w:r>
        <w:r w:rsidR="00DA7C5D">
          <w:rPr>
            <w:noProof/>
            <w:webHidden/>
          </w:rPr>
          <w:fldChar w:fldCharType="begin"/>
        </w:r>
        <w:r w:rsidR="00DA7C5D">
          <w:rPr>
            <w:noProof/>
            <w:webHidden/>
          </w:rPr>
          <w:instrText xml:space="preserve"> PAGEREF _Toc352587887 \h </w:instrText>
        </w:r>
        <w:r w:rsidR="00DA7C5D">
          <w:rPr>
            <w:noProof/>
            <w:webHidden/>
          </w:rPr>
        </w:r>
        <w:r w:rsidR="00DA7C5D">
          <w:rPr>
            <w:noProof/>
            <w:webHidden/>
          </w:rPr>
          <w:fldChar w:fldCharType="separate"/>
        </w:r>
        <w:r w:rsidR="00DA7C5D">
          <w:rPr>
            <w:noProof/>
            <w:webHidden/>
          </w:rPr>
          <w:t>6</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88" w:history="1">
        <w:r w:rsidR="00DA7C5D" w:rsidRPr="007065DD">
          <w:rPr>
            <w:rStyle w:val="Hyperlink"/>
            <w:noProof/>
          </w:rPr>
          <w:t>Figure 2: The electrical circuit to control the pneumatic gripper. Q1 is a 2N7000 NFET</w:t>
        </w:r>
        <w:r w:rsidR="00DA7C5D">
          <w:rPr>
            <w:noProof/>
            <w:webHidden/>
          </w:rPr>
          <w:tab/>
        </w:r>
        <w:r w:rsidR="00DA7C5D">
          <w:rPr>
            <w:noProof/>
            <w:webHidden/>
          </w:rPr>
          <w:fldChar w:fldCharType="begin"/>
        </w:r>
        <w:r w:rsidR="00DA7C5D">
          <w:rPr>
            <w:noProof/>
            <w:webHidden/>
          </w:rPr>
          <w:instrText xml:space="preserve"> PAGEREF _Toc352587888 \h </w:instrText>
        </w:r>
        <w:r w:rsidR="00DA7C5D">
          <w:rPr>
            <w:noProof/>
            <w:webHidden/>
          </w:rPr>
        </w:r>
        <w:r w:rsidR="00DA7C5D">
          <w:rPr>
            <w:noProof/>
            <w:webHidden/>
          </w:rPr>
          <w:fldChar w:fldCharType="separate"/>
        </w:r>
        <w:r w:rsidR="00DA7C5D">
          <w:rPr>
            <w:noProof/>
            <w:webHidden/>
          </w:rPr>
          <w:t>10</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r>
        <w:fldChar w:fldCharType="begin"/>
      </w:r>
      <w:r>
        <w:instrText xml:space="preserve"> HYPERLINK \l "_Toc352587889" </w:instrText>
      </w:r>
      <w:r>
        <w:fldChar w:fldCharType="separate"/>
      </w:r>
      <w:r w:rsidR="00DA7C5D" w:rsidRPr="007065DD">
        <w:rPr>
          <w:rStyle w:val="Hyperlink"/>
          <w:noProof/>
        </w:rPr>
        <w:t xml:space="preserve">Figure 3: </w:t>
      </w:r>
      <w:del w:id="12" w:author="Ed" w:date="2013-04-01T14:14:00Z">
        <w:r w:rsidR="00DA7C5D" w:rsidRPr="007065DD" w:rsidDel="00C26887">
          <w:rPr>
            <w:rStyle w:val="Hyperlink"/>
            <w:noProof/>
          </w:rPr>
          <w:delText>ABBY</w:delText>
        </w:r>
      </w:del>
      <w:ins w:id="13" w:author="Ed" w:date="2013-04-01T14:14:00Z">
        <w:r w:rsidR="00C26887">
          <w:rPr>
            <w:rStyle w:val="Hyperlink"/>
            <w:noProof/>
          </w:rPr>
          <w:t>ABBY</w:t>
        </w:r>
      </w:ins>
      <w:r w:rsidR="00DA7C5D" w:rsidRPr="007065DD">
        <w:rPr>
          <w:rStyle w:val="Hyperlink"/>
          <w:noProof/>
        </w:rPr>
        <w:t>, a mobile industrial manipulator.</w:t>
      </w:r>
      <w:r w:rsidR="00DA7C5D">
        <w:rPr>
          <w:noProof/>
          <w:webHidden/>
        </w:rPr>
        <w:tab/>
      </w:r>
      <w:r w:rsidR="00DA7C5D">
        <w:rPr>
          <w:noProof/>
          <w:webHidden/>
        </w:rPr>
        <w:fldChar w:fldCharType="begin"/>
      </w:r>
      <w:r w:rsidR="00DA7C5D">
        <w:rPr>
          <w:noProof/>
          <w:webHidden/>
        </w:rPr>
        <w:instrText xml:space="preserve"> PAGEREF _Toc352587889 \h </w:instrText>
      </w:r>
      <w:r w:rsidR="00DA7C5D">
        <w:rPr>
          <w:noProof/>
          <w:webHidden/>
        </w:rPr>
      </w:r>
      <w:r w:rsidR="00DA7C5D">
        <w:rPr>
          <w:noProof/>
          <w:webHidden/>
        </w:rPr>
        <w:fldChar w:fldCharType="separate"/>
      </w:r>
      <w:r w:rsidR="00DA7C5D">
        <w:rPr>
          <w:noProof/>
          <w:webHidden/>
        </w:rPr>
        <w:t>11</w:t>
      </w:r>
      <w:r w:rsidR="00DA7C5D">
        <w:rPr>
          <w:noProof/>
          <w:webHidden/>
        </w:rPr>
        <w:fldChar w:fldCharType="end"/>
      </w:r>
      <w:r>
        <w:rPr>
          <w:noProof/>
        </w:rPr>
        <w:fldChar w:fldCharType="end"/>
      </w:r>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0" w:history="1">
        <w:r w:rsidR="00DA7C5D" w:rsidRPr="007065DD">
          <w:rPr>
            <w:rStyle w:val="Hyperlink"/>
            <w:noProof/>
          </w:rPr>
          <w:t>Figure 4: A block diagram of the power distribution system on the robot.</w:t>
        </w:r>
        <w:r w:rsidR="00DA7C5D">
          <w:rPr>
            <w:noProof/>
            <w:webHidden/>
          </w:rPr>
          <w:tab/>
        </w:r>
        <w:r w:rsidR="00DA7C5D">
          <w:rPr>
            <w:noProof/>
            <w:webHidden/>
          </w:rPr>
          <w:fldChar w:fldCharType="begin"/>
        </w:r>
        <w:r w:rsidR="00DA7C5D">
          <w:rPr>
            <w:noProof/>
            <w:webHidden/>
          </w:rPr>
          <w:instrText xml:space="preserve"> PAGEREF _Toc352587890 \h </w:instrText>
        </w:r>
        <w:r w:rsidR="00DA7C5D">
          <w:rPr>
            <w:noProof/>
            <w:webHidden/>
          </w:rPr>
        </w:r>
        <w:r w:rsidR="00DA7C5D">
          <w:rPr>
            <w:noProof/>
            <w:webHidden/>
          </w:rPr>
          <w:fldChar w:fldCharType="separate"/>
        </w:r>
        <w:r w:rsidR="00DA7C5D">
          <w:rPr>
            <w:noProof/>
            <w:webHidden/>
          </w:rPr>
          <w:t>14</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1" w:history="1">
        <w:r w:rsidR="00DA7C5D" w:rsidRPr="007065DD">
          <w:rPr>
            <w:rStyle w:val="Hyperlink"/>
            <w:noProof/>
          </w:rPr>
          <w:t>Figure 5: 13.8 volt rail dropout when compressor turns on (before addition of filter).</w:t>
        </w:r>
        <w:r w:rsidR="00DA7C5D">
          <w:rPr>
            <w:noProof/>
            <w:webHidden/>
          </w:rPr>
          <w:tab/>
        </w:r>
        <w:r w:rsidR="00DA7C5D">
          <w:rPr>
            <w:noProof/>
            <w:webHidden/>
          </w:rPr>
          <w:fldChar w:fldCharType="begin"/>
        </w:r>
        <w:r w:rsidR="00DA7C5D">
          <w:rPr>
            <w:noProof/>
            <w:webHidden/>
          </w:rPr>
          <w:instrText xml:space="preserve"> PAGEREF _Toc352587891 \h </w:instrText>
        </w:r>
        <w:r w:rsidR="00DA7C5D">
          <w:rPr>
            <w:noProof/>
            <w:webHidden/>
          </w:rPr>
        </w:r>
        <w:r w:rsidR="00DA7C5D">
          <w:rPr>
            <w:noProof/>
            <w:webHidden/>
          </w:rPr>
          <w:fldChar w:fldCharType="separate"/>
        </w:r>
        <w:r w:rsidR="00DA7C5D">
          <w:rPr>
            <w:noProof/>
            <w:webHidden/>
          </w:rPr>
          <w:t>16</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2" w:history="1">
        <w:r w:rsidR="00DA7C5D" w:rsidRPr="007065DD">
          <w:rPr>
            <w:rStyle w:val="Hyperlink"/>
            <w:noProof/>
          </w:rPr>
          <w:t>Figure 6: 13.8 volt rail during compressor turn-on after addition of an LC filter.</w:t>
        </w:r>
        <w:r w:rsidR="00DA7C5D">
          <w:rPr>
            <w:noProof/>
            <w:webHidden/>
          </w:rPr>
          <w:tab/>
        </w:r>
        <w:r w:rsidR="00DA7C5D">
          <w:rPr>
            <w:noProof/>
            <w:webHidden/>
          </w:rPr>
          <w:fldChar w:fldCharType="begin"/>
        </w:r>
        <w:r w:rsidR="00DA7C5D">
          <w:rPr>
            <w:noProof/>
            <w:webHidden/>
          </w:rPr>
          <w:instrText xml:space="preserve"> PAGEREF _Toc352587892 \h </w:instrText>
        </w:r>
        <w:r w:rsidR="00DA7C5D">
          <w:rPr>
            <w:noProof/>
            <w:webHidden/>
          </w:rPr>
        </w:r>
        <w:r w:rsidR="00DA7C5D">
          <w:rPr>
            <w:noProof/>
            <w:webHidden/>
          </w:rPr>
          <w:fldChar w:fldCharType="separate"/>
        </w:r>
        <w:r w:rsidR="00DA7C5D">
          <w:rPr>
            <w:noProof/>
            <w:webHidden/>
          </w:rPr>
          <w:t>16</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3" w:history="1">
        <w:r w:rsidR="00DA7C5D" w:rsidRPr="007065DD">
          <w:rPr>
            <w:rStyle w:val="Hyperlink"/>
            <w:noProof/>
          </w:rPr>
          <w:t>Figure 7: The Kinect field of view</w:t>
        </w:r>
        <w:r w:rsidR="00DA7C5D">
          <w:rPr>
            <w:noProof/>
            <w:webHidden/>
          </w:rPr>
          <w:tab/>
        </w:r>
        <w:r w:rsidR="00DA7C5D">
          <w:rPr>
            <w:noProof/>
            <w:webHidden/>
          </w:rPr>
          <w:fldChar w:fldCharType="begin"/>
        </w:r>
        <w:r w:rsidR="00DA7C5D">
          <w:rPr>
            <w:noProof/>
            <w:webHidden/>
          </w:rPr>
          <w:instrText xml:space="preserve"> PAGEREF _Toc352587893 \h </w:instrText>
        </w:r>
        <w:r w:rsidR="00DA7C5D">
          <w:rPr>
            <w:noProof/>
            <w:webHidden/>
          </w:rPr>
        </w:r>
        <w:r w:rsidR="00DA7C5D">
          <w:rPr>
            <w:noProof/>
            <w:webHidden/>
          </w:rPr>
          <w:fldChar w:fldCharType="separate"/>
        </w:r>
        <w:r w:rsidR="00DA7C5D">
          <w:rPr>
            <w:noProof/>
            <w:webHidden/>
          </w:rPr>
          <w:t>18</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4" w:history="1">
        <w:r w:rsidR="00DA7C5D" w:rsidRPr="007065DD">
          <w:rPr>
            <w:rStyle w:val="Hyperlink"/>
            <w:noProof/>
          </w:rPr>
          <w:t>Figure 8: The Kinect mounted to the robot</w:t>
        </w:r>
        <w:r w:rsidR="00DA7C5D">
          <w:rPr>
            <w:noProof/>
            <w:webHidden/>
          </w:rPr>
          <w:tab/>
        </w:r>
        <w:r w:rsidR="00DA7C5D">
          <w:rPr>
            <w:noProof/>
            <w:webHidden/>
          </w:rPr>
          <w:fldChar w:fldCharType="begin"/>
        </w:r>
        <w:r w:rsidR="00DA7C5D">
          <w:rPr>
            <w:noProof/>
            <w:webHidden/>
          </w:rPr>
          <w:instrText xml:space="preserve"> PAGEREF _Toc352587894 \h </w:instrText>
        </w:r>
        <w:r w:rsidR="00DA7C5D">
          <w:rPr>
            <w:noProof/>
            <w:webHidden/>
          </w:rPr>
        </w:r>
        <w:r w:rsidR="00DA7C5D">
          <w:rPr>
            <w:noProof/>
            <w:webHidden/>
          </w:rPr>
          <w:fldChar w:fldCharType="separate"/>
        </w:r>
        <w:r w:rsidR="00DA7C5D">
          <w:rPr>
            <w:noProof/>
            <w:webHidden/>
          </w:rPr>
          <w:t>18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r>
        <w:fldChar w:fldCharType="begin"/>
      </w:r>
      <w:r>
        <w:instrText xml:space="preserve"> HYPERLINK \l "_Toc352587895" </w:instrText>
      </w:r>
      <w:r>
        <w:fldChar w:fldCharType="separate"/>
      </w:r>
      <w:r w:rsidR="00DA7C5D" w:rsidRPr="007065DD">
        <w:rPr>
          <w:rStyle w:val="Hyperlink"/>
          <w:noProof/>
        </w:rPr>
        <w:t>Figure 9:</w:t>
      </w:r>
      <w:del w:id="14" w:author="Ed" w:date="2013-04-01T14:14:00Z">
        <w:r w:rsidR="00DA7C5D" w:rsidRPr="007065DD" w:rsidDel="00C26887">
          <w:rPr>
            <w:rStyle w:val="Hyperlink"/>
            <w:noProof/>
          </w:rPr>
          <w:delText>ABBY</w:delText>
        </w:r>
      </w:del>
      <w:ins w:id="15" w:author="Ed" w:date="2013-04-01T14:14:00Z">
        <w:r w:rsidR="00C26887">
          <w:rPr>
            <w:rStyle w:val="Hyperlink"/>
            <w:noProof/>
          </w:rPr>
          <w:t>ABBY</w:t>
        </w:r>
      </w:ins>
      <w:r w:rsidR="00DA7C5D" w:rsidRPr="007065DD">
        <w:rPr>
          <w:rStyle w:val="Hyperlink"/>
          <w:noProof/>
        </w:rPr>
        <w:t>’s robot model, LIDAR data (green points), and Kinect point cloud (multicolored points) visualized in Rviz</w:t>
      </w:r>
      <w:r w:rsidR="00DA7C5D">
        <w:rPr>
          <w:noProof/>
          <w:webHidden/>
        </w:rPr>
        <w:tab/>
      </w:r>
      <w:r w:rsidR="00DA7C5D">
        <w:rPr>
          <w:noProof/>
          <w:webHidden/>
        </w:rPr>
        <w:fldChar w:fldCharType="begin"/>
      </w:r>
      <w:r w:rsidR="00DA7C5D">
        <w:rPr>
          <w:noProof/>
          <w:webHidden/>
        </w:rPr>
        <w:instrText xml:space="preserve"> PAGEREF _Toc352587895 \h </w:instrText>
      </w:r>
      <w:r w:rsidR="00DA7C5D">
        <w:rPr>
          <w:noProof/>
          <w:webHidden/>
        </w:rPr>
      </w:r>
      <w:r w:rsidR="00DA7C5D">
        <w:rPr>
          <w:noProof/>
          <w:webHidden/>
        </w:rPr>
        <w:fldChar w:fldCharType="separate"/>
      </w:r>
      <w:r w:rsidR="00DA7C5D">
        <w:rPr>
          <w:noProof/>
          <w:webHidden/>
        </w:rPr>
        <w:t>25</w:t>
      </w:r>
      <w:r w:rsidR="00DA7C5D">
        <w:rPr>
          <w:noProof/>
          <w:webHidden/>
        </w:rPr>
        <w:fldChar w:fldCharType="end"/>
      </w:r>
      <w:r>
        <w:rPr>
          <w:noProof/>
        </w:rPr>
        <w:fldChar w:fldCharType="end"/>
      </w:r>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6" w:history="1">
        <w:r w:rsidR="00DA7C5D" w:rsidRPr="007065DD">
          <w:rPr>
            <w:rStyle w:val="Hyperlink"/>
            <w:noProof/>
          </w:rPr>
          <w:t>Figure 10: The map, odometry, and base frames of the robot localization system.</w:t>
        </w:r>
        <w:r w:rsidR="00DA7C5D">
          <w:rPr>
            <w:noProof/>
            <w:webHidden/>
          </w:rPr>
          <w:tab/>
        </w:r>
        <w:r w:rsidR="00DA7C5D">
          <w:rPr>
            <w:noProof/>
            <w:webHidden/>
          </w:rPr>
          <w:fldChar w:fldCharType="begin"/>
        </w:r>
        <w:r w:rsidR="00DA7C5D">
          <w:rPr>
            <w:noProof/>
            <w:webHidden/>
          </w:rPr>
          <w:instrText xml:space="preserve"> PAGEREF _Toc352587896 \h </w:instrText>
        </w:r>
        <w:r w:rsidR="00DA7C5D">
          <w:rPr>
            <w:noProof/>
            <w:webHidden/>
          </w:rPr>
        </w:r>
        <w:r w:rsidR="00DA7C5D">
          <w:rPr>
            <w:noProof/>
            <w:webHidden/>
          </w:rPr>
          <w:fldChar w:fldCharType="separate"/>
        </w:r>
        <w:r w:rsidR="00DA7C5D">
          <w:rPr>
            <w:noProof/>
            <w:webHidden/>
          </w:rPr>
          <w:t>38</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7" w:history="1">
        <w:r w:rsidR="00DA7C5D" w:rsidRPr="007065DD">
          <w:rPr>
            <w:rStyle w:val="Hyperlink"/>
            <w:noProof/>
          </w:rPr>
          <w:t>Figure 11: A histogram of successful requests from the test of the KDL inverse kinematics solver, showing the distribution of iterations required to find a solution.</w:t>
        </w:r>
        <w:r w:rsidR="00DA7C5D">
          <w:rPr>
            <w:noProof/>
            <w:webHidden/>
          </w:rPr>
          <w:tab/>
        </w:r>
        <w:r w:rsidR="00DA7C5D">
          <w:rPr>
            <w:noProof/>
            <w:webHidden/>
          </w:rPr>
          <w:fldChar w:fldCharType="begin"/>
        </w:r>
        <w:r w:rsidR="00DA7C5D">
          <w:rPr>
            <w:noProof/>
            <w:webHidden/>
          </w:rPr>
          <w:instrText xml:space="preserve"> PAGEREF _Toc352587897 \h </w:instrText>
        </w:r>
        <w:r w:rsidR="00DA7C5D">
          <w:rPr>
            <w:noProof/>
            <w:webHidden/>
          </w:rPr>
        </w:r>
        <w:r w:rsidR="00DA7C5D">
          <w:rPr>
            <w:noProof/>
            <w:webHidden/>
          </w:rPr>
          <w:fldChar w:fldCharType="separate"/>
        </w:r>
        <w:r w:rsidR="00DA7C5D">
          <w:rPr>
            <w:noProof/>
            <w:webHidden/>
          </w:rPr>
          <w:t>45</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8" w:history="1">
        <w:r w:rsidR="00DA7C5D" w:rsidRPr="007065DD">
          <w:rPr>
            <w:rStyle w:val="Hyperlink"/>
            <w:noProof/>
          </w:rPr>
          <w:t>Figure 12: The box manipulation pipeline. Data from the Kinect is used to locate boxes on a table, which are then picked up and placed in the bin.</w:t>
        </w:r>
        <w:r w:rsidR="00DA7C5D">
          <w:rPr>
            <w:noProof/>
            <w:webHidden/>
          </w:rPr>
          <w:tab/>
        </w:r>
        <w:r w:rsidR="00DA7C5D">
          <w:rPr>
            <w:noProof/>
            <w:webHidden/>
          </w:rPr>
          <w:fldChar w:fldCharType="begin"/>
        </w:r>
        <w:r w:rsidR="00DA7C5D">
          <w:rPr>
            <w:noProof/>
            <w:webHidden/>
          </w:rPr>
          <w:instrText xml:space="preserve"> PAGEREF _Toc352587898 \h </w:instrText>
        </w:r>
        <w:r w:rsidR="00DA7C5D">
          <w:rPr>
            <w:noProof/>
            <w:webHidden/>
          </w:rPr>
        </w:r>
        <w:r w:rsidR="00DA7C5D">
          <w:rPr>
            <w:noProof/>
            <w:webHidden/>
          </w:rPr>
          <w:fldChar w:fldCharType="separate"/>
        </w:r>
        <w:r w:rsidR="00DA7C5D">
          <w:rPr>
            <w:noProof/>
            <w:webHidden/>
          </w:rPr>
          <w:t>48</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899" w:history="1">
        <w:r w:rsidR="00DA7C5D" w:rsidRPr="007065DD">
          <w:rPr>
            <w:rStyle w:val="Hyperlink"/>
            <w:noProof/>
          </w:rPr>
          <w:t>Figure 13: QR Level 3 code (Source: Wikipedia, licensed under Creative Commons Attribution Share-Alike License)</w:t>
        </w:r>
        <w:r w:rsidR="00DA7C5D">
          <w:rPr>
            <w:noProof/>
            <w:webHidden/>
          </w:rPr>
          <w:tab/>
        </w:r>
        <w:r w:rsidR="00DA7C5D">
          <w:rPr>
            <w:noProof/>
            <w:webHidden/>
          </w:rPr>
          <w:fldChar w:fldCharType="begin"/>
        </w:r>
        <w:r w:rsidR="00DA7C5D">
          <w:rPr>
            <w:noProof/>
            <w:webHidden/>
          </w:rPr>
          <w:instrText xml:space="preserve"> PAGEREF _Toc352587899 \h </w:instrText>
        </w:r>
        <w:r w:rsidR="00DA7C5D">
          <w:rPr>
            <w:noProof/>
            <w:webHidden/>
          </w:rPr>
        </w:r>
        <w:r w:rsidR="00DA7C5D">
          <w:rPr>
            <w:noProof/>
            <w:webHidden/>
          </w:rPr>
          <w:fldChar w:fldCharType="separate"/>
        </w:r>
        <w:r w:rsidR="00DA7C5D">
          <w:rPr>
            <w:noProof/>
            <w:webHidden/>
          </w:rPr>
          <w:t>51</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900" w:history="1">
        <w:r w:rsidR="00DA7C5D" w:rsidRPr="007065DD">
          <w:rPr>
            <w:rStyle w:val="Hyperlink"/>
            <w:noProof/>
          </w:rPr>
          <w:t xml:space="preserve">Figure 14: A box localized using the QR code. </w:t>
        </w:r>
        <w:r w:rsidR="00DA7C5D" w:rsidRPr="007065DD">
          <w:rPr>
            <w:rStyle w:val="Hyperlink"/>
            <w:rFonts w:eastAsia="+mn-ea"/>
            <w:noProof/>
          </w:rPr>
          <w:t>Red dots are the QR code finder pattern. Blue is the projected handle center. Green are the handle corners.</w:t>
        </w:r>
        <w:r w:rsidR="00DA7C5D">
          <w:rPr>
            <w:noProof/>
            <w:webHidden/>
          </w:rPr>
          <w:tab/>
        </w:r>
        <w:r w:rsidR="00DA7C5D">
          <w:rPr>
            <w:noProof/>
            <w:webHidden/>
          </w:rPr>
          <w:fldChar w:fldCharType="begin"/>
        </w:r>
        <w:r w:rsidR="00DA7C5D">
          <w:rPr>
            <w:noProof/>
            <w:webHidden/>
          </w:rPr>
          <w:instrText xml:space="preserve"> PAGEREF _Toc352587900 \h </w:instrText>
        </w:r>
        <w:r w:rsidR="00DA7C5D">
          <w:rPr>
            <w:noProof/>
            <w:webHidden/>
          </w:rPr>
        </w:r>
        <w:r w:rsidR="00DA7C5D">
          <w:rPr>
            <w:noProof/>
            <w:webHidden/>
          </w:rPr>
          <w:fldChar w:fldCharType="separate"/>
        </w:r>
        <w:r w:rsidR="00DA7C5D">
          <w:rPr>
            <w:noProof/>
            <w:webHidden/>
          </w:rPr>
          <w:t>52</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901" w:history="1">
        <w:r w:rsidR="00DA7C5D" w:rsidRPr="007065DD">
          <w:rPr>
            <w:rStyle w:val="Hyperlink"/>
            <w:noProof/>
          </w:rPr>
          <w:t>Figure 15: A design for an emergency stop remote.</w:t>
        </w:r>
        <w:r w:rsidR="00DA7C5D">
          <w:rPr>
            <w:noProof/>
            <w:webHidden/>
          </w:rPr>
          <w:tab/>
        </w:r>
        <w:r w:rsidR="00DA7C5D">
          <w:rPr>
            <w:noProof/>
            <w:webHidden/>
          </w:rPr>
          <w:fldChar w:fldCharType="begin"/>
        </w:r>
        <w:r w:rsidR="00DA7C5D">
          <w:rPr>
            <w:noProof/>
            <w:webHidden/>
          </w:rPr>
          <w:instrText xml:space="preserve"> PAGEREF _Toc352587901 \h </w:instrText>
        </w:r>
        <w:r w:rsidR="00DA7C5D">
          <w:rPr>
            <w:noProof/>
            <w:webHidden/>
          </w:rPr>
        </w:r>
        <w:r w:rsidR="00DA7C5D">
          <w:rPr>
            <w:noProof/>
            <w:webHidden/>
          </w:rPr>
          <w:fldChar w:fldCharType="separate"/>
        </w:r>
        <w:r w:rsidR="00DA7C5D">
          <w:rPr>
            <w:noProof/>
            <w:webHidden/>
          </w:rPr>
          <w:t>61</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902" w:history="1">
        <w:r w:rsidR="00DA7C5D" w:rsidRPr="007065DD">
          <w:rPr>
            <w:rStyle w:val="Hyperlink"/>
            <w:noProof/>
          </w:rPr>
          <w:t>Figure 16: A design for an emergency stop receiver and aggregator.</w:t>
        </w:r>
        <w:r w:rsidR="00DA7C5D">
          <w:rPr>
            <w:noProof/>
            <w:webHidden/>
          </w:rPr>
          <w:tab/>
        </w:r>
        <w:r w:rsidR="00DA7C5D">
          <w:rPr>
            <w:noProof/>
            <w:webHidden/>
          </w:rPr>
          <w:fldChar w:fldCharType="begin"/>
        </w:r>
        <w:r w:rsidR="00DA7C5D">
          <w:rPr>
            <w:noProof/>
            <w:webHidden/>
          </w:rPr>
          <w:instrText xml:space="preserve"> PAGEREF _Toc352587902 \h </w:instrText>
        </w:r>
        <w:r w:rsidR="00DA7C5D">
          <w:rPr>
            <w:noProof/>
            <w:webHidden/>
          </w:rPr>
        </w:r>
        <w:r w:rsidR="00DA7C5D">
          <w:rPr>
            <w:noProof/>
            <w:webHidden/>
          </w:rPr>
          <w:fldChar w:fldCharType="separate"/>
        </w:r>
        <w:r w:rsidR="00DA7C5D">
          <w:rPr>
            <w:noProof/>
            <w:webHidden/>
          </w:rPr>
          <w:t>61</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903" w:history="1">
        <w:r w:rsidR="00DA7C5D" w:rsidRPr="007065DD">
          <w:rPr>
            <w:rStyle w:val="Hyperlink"/>
            <w:noProof/>
          </w:rPr>
          <w:t>Figure 17: Revised emergency stop remote ciruit.</w:t>
        </w:r>
        <w:r w:rsidR="00DA7C5D">
          <w:rPr>
            <w:noProof/>
            <w:webHidden/>
          </w:rPr>
          <w:tab/>
        </w:r>
        <w:r w:rsidR="00DA7C5D">
          <w:rPr>
            <w:noProof/>
            <w:webHidden/>
          </w:rPr>
          <w:fldChar w:fldCharType="begin"/>
        </w:r>
        <w:r w:rsidR="00DA7C5D">
          <w:rPr>
            <w:noProof/>
            <w:webHidden/>
          </w:rPr>
          <w:instrText xml:space="preserve"> PAGEREF _Toc352587903 \h </w:instrText>
        </w:r>
        <w:r w:rsidR="00DA7C5D">
          <w:rPr>
            <w:noProof/>
            <w:webHidden/>
          </w:rPr>
        </w:r>
        <w:r w:rsidR="00DA7C5D">
          <w:rPr>
            <w:noProof/>
            <w:webHidden/>
          </w:rPr>
          <w:fldChar w:fldCharType="separate"/>
        </w:r>
        <w:r w:rsidR="00DA7C5D">
          <w:rPr>
            <w:noProof/>
            <w:webHidden/>
          </w:rPr>
          <w:t>64</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904" w:history="1">
        <w:r w:rsidR="00DA7C5D" w:rsidRPr="007065DD">
          <w:rPr>
            <w:rStyle w:val="Hyperlink"/>
            <w:noProof/>
          </w:rPr>
          <w:t>Figure 18: Revised emergency stop receiver/aggregator circuit.</w:t>
        </w:r>
        <w:r w:rsidR="00DA7C5D">
          <w:rPr>
            <w:noProof/>
            <w:webHidden/>
          </w:rPr>
          <w:tab/>
        </w:r>
        <w:r w:rsidR="00DA7C5D">
          <w:rPr>
            <w:noProof/>
            <w:webHidden/>
          </w:rPr>
          <w:fldChar w:fldCharType="begin"/>
        </w:r>
        <w:r w:rsidR="00DA7C5D">
          <w:rPr>
            <w:noProof/>
            <w:webHidden/>
          </w:rPr>
          <w:instrText xml:space="preserve"> PAGEREF _Toc352587904 \h </w:instrText>
        </w:r>
        <w:r w:rsidR="00DA7C5D">
          <w:rPr>
            <w:noProof/>
            <w:webHidden/>
          </w:rPr>
        </w:r>
        <w:r w:rsidR="00DA7C5D">
          <w:rPr>
            <w:noProof/>
            <w:webHidden/>
          </w:rPr>
          <w:fldChar w:fldCharType="separate"/>
        </w:r>
        <w:r w:rsidR="00DA7C5D">
          <w:rPr>
            <w:noProof/>
            <w:webHidden/>
          </w:rPr>
          <w:t>64</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905" w:history="1">
        <w:r w:rsidR="00DA7C5D" w:rsidRPr="007065DD">
          <w:rPr>
            <w:rStyle w:val="Hyperlink"/>
            <w:noProof/>
          </w:rPr>
          <w:t>Figure 19: Voltage curve during discharge test with actuators idle.</w:t>
        </w:r>
        <w:r w:rsidR="00DA7C5D">
          <w:rPr>
            <w:noProof/>
            <w:webHidden/>
          </w:rPr>
          <w:tab/>
        </w:r>
        <w:r w:rsidR="00DA7C5D">
          <w:rPr>
            <w:noProof/>
            <w:webHidden/>
          </w:rPr>
          <w:fldChar w:fldCharType="begin"/>
        </w:r>
        <w:r w:rsidR="00DA7C5D">
          <w:rPr>
            <w:noProof/>
            <w:webHidden/>
          </w:rPr>
          <w:instrText xml:space="preserve"> PAGEREF _Toc352587905 \h </w:instrText>
        </w:r>
        <w:r w:rsidR="00DA7C5D">
          <w:rPr>
            <w:noProof/>
            <w:webHidden/>
          </w:rPr>
        </w:r>
        <w:r w:rsidR="00DA7C5D">
          <w:rPr>
            <w:noProof/>
            <w:webHidden/>
          </w:rPr>
          <w:fldChar w:fldCharType="separate"/>
        </w:r>
        <w:r w:rsidR="00DA7C5D">
          <w:rPr>
            <w:noProof/>
            <w:webHidden/>
          </w:rPr>
          <w:t>71</w:t>
        </w:r>
        <w:r w:rsidR="00DA7C5D">
          <w:rPr>
            <w:noProof/>
            <w:webHidden/>
          </w:rPr>
          <w:fldChar w:fldCharType="end"/>
        </w:r>
      </w:hyperlink>
    </w:p>
    <w:p w:rsidR="00DA7C5D" w:rsidRDefault="00713CF9">
      <w:pPr>
        <w:pStyle w:val="TableofFigures"/>
        <w:tabs>
          <w:tab w:val="right" w:leader="dot" w:pos="8630"/>
        </w:tabs>
        <w:rPr>
          <w:rFonts w:asciiTheme="minorHAnsi" w:eastAsiaTheme="minorEastAsia" w:hAnsiTheme="minorHAnsi" w:cstheme="minorBidi"/>
          <w:noProof/>
          <w:sz w:val="22"/>
          <w:lang w:bidi="ar-SA"/>
        </w:rPr>
      </w:pPr>
      <w:hyperlink w:anchor="_Toc352587906" w:history="1">
        <w:r w:rsidR="00DA7C5D" w:rsidRPr="007065DD">
          <w:rPr>
            <w:rStyle w:val="Hyperlink"/>
            <w:noProof/>
          </w:rPr>
          <w:t>Figure 20: Voltage curve during discharge test with drivetrain exercised.</w:t>
        </w:r>
        <w:r w:rsidR="00DA7C5D">
          <w:rPr>
            <w:noProof/>
            <w:webHidden/>
          </w:rPr>
          <w:tab/>
        </w:r>
        <w:r w:rsidR="00DA7C5D">
          <w:rPr>
            <w:noProof/>
            <w:webHidden/>
          </w:rPr>
          <w:fldChar w:fldCharType="begin"/>
        </w:r>
        <w:r w:rsidR="00DA7C5D">
          <w:rPr>
            <w:noProof/>
            <w:webHidden/>
          </w:rPr>
          <w:instrText xml:space="preserve"> PAGEREF _Toc352587906 \h </w:instrText>
        </w:r>
        <w:r w:rsidR="00DA7C5D">
          <w:rPr>
            <w:noProof/>
            <w:webHidden/>
          </w:rPr>
        </w:r>
        <w:r w:rsidR="00DA7C5D">
          <w:rPr>
            <w:noProof/>
            <w:webHidden/>
          </w:rPr>
          <w:fldChar w:fldCharType="separate"/>
        </w:r>
        <w:r w:rsidR="00DA7C5D">
          <w:rPr>
            <w:noProof/>
            <w:webHidden/>
          </w:rPr>
          <w:t>72</w:t>
        </w:r>
        <w:r w:rsidR="00DA7C5D">
          <w:rPr>
            <w:noProof/>
            <w:webHidden/>
          </w:rPr>
          <w:fldChar w:fldCharType="end"/>
        </w:r>
      </w:hyperlink>
    </w:p>
    <w:p w:rsidR="00B06BF6" w:rsidRDefault="0087344B" w:rsidP="001047D9">
      <w:pPr>
        <w:pStyle w:val="Heading1"/>
      </w:pPr>
      <w:r>
        <w:lastRenderedPageBreak/>
        <w:fldChar w:fldCharType="end"/>
      </w:r>
      <w:bookmarkStart w:id="16" w:name="_Toc352053811"/>
      <w:bookmarkStart w:id="17" w:name="_Toc351997863"/>
      <w:r w:rsidR="00B06BF6">
        <w:t>Abstract</w:t>
      </w:r>
      <w:bookmarkEnd w:id="16"/>
      <w:bookmarkEnd w:id="17"/>
    </w:p>
    <w:p w:rsidR="00660968" w:rsidRDefault="00B06BF6" w:rsidP="00CA427F">
      <w:pPr>
        <w:pStyle w:val="TOC1"/>
      </w:pPr>
      <w:r w:rsidRPr="00F66CBB">
        <w:t xml:space="preserve">This thesis describes the creation of a mobile robot equipped with an industrial robotic manipulator. </w:t>
      </w:r>
      <w:ins w:id="18" w:author="Ed" w:date="2013-04-01T14:02:00Z">
        <w:r w:rsidR="00C55C0D">
          <w:t xml:space="preserve">The goals of this project were to minimize cost and development time by using commercially-available hardware and open source software. </w:t>
        </w:r>
      </w:ins>
      <w:r w:rsidRPr="00F66CBB">
        <w:t>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pPr>
        <w:pStyle w:val="Heading1"/>
        <w:sectPr w:rsidR="00B06BF6" w:rsidSect="00FD0F15">
          <w:footerReference w:type="default" r:id="rId12"/>
          <w:pgSz w:w="12240" w:h="15840"/>
          <w:pgMar w:top="1440" w:right="1440" w:bottom="1440" w:left="2160" w:header="720" w:footer="720" w:gutter="0"/>
          <w:pgNumType w:fmt="lowerRoman" w:start="1"/>
          <w:cols w:space="720"/>
          <w:docGrid w:linePitch="360" w:charSpace="8192"/>
        </w:sectPr>
      </w:pPr>
    </w:p>
    <w:p w:rsidR="00021F0A" w:rsidRDefault="00660968">
      <w:pPr>
        <w:pStyle w:val="Heading1"/>
      </w:pPr>
      <w:bookmarkStart w:id="19" w:name="_Toc3354004521"/>
      <w:bookmarkStart w:id="20" w:name="_Toc335400452"/>
      <w:bookmarkStart w:id="21" w:name="_Toc352053812"/>
      <w:bookmarkStart w:id="22" w:name="_Toc351997864"/>
      <w:bookmarkEnd w:id="19"/>
      <w:bookmarkEnd w:id="20"/>
      <w:r>
        <w:lastRenderedPageBreak/>
        <w:t>Introduction</w:t>
      </w:r>
      <w:bookmarkEnd w:id="21"/>
      <w:bookmarkEnd w:id="22"/>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These robots are increasingly capable, demonstrating advanced perception, navigation, and manipulation, as well as a</w:t>
      </w:r>
      <w:del w:id="23" w:author="Ed" w:date="2013-04-01T14:03:00Z">
        <w:r w:rsidR="00026E6C" w:rsidDel="00C55C0D">
          <w:delText>l</w:delText>
        </w:r>
      </w:del>
      <w:r w:rsidR="00026E6C">
        <w:t xml:space="preserve">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C39CF" w:rsidRDefault="005B060D" w:rsidP="00CA427F">
      <w:proofErr w:type="gramStart"/>
      <w:r>
        <w:lastRenderedPageBreak/>
        <w:t>One of the remaining un-automated tasks in many factory environments is</w:t>
      </w:r>
      <w:r w:rsidR="000C39CF">
        <w:t xml:space="preserve"> kitting, the task of collecting the components of an assembly from a factory's inventory.</w:t>
      </w:r>
      <w:proofErr w:type="gramEnd"/>
      <w:r w:rsidR="000C39CF">
        <w:t xml:space="preserve">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rsidR="005B060D" w:rsidRDefault="005B060D" w:rsidP="005B060D">
      <w:r>
        <w:t xml:space="preserve">Some of the </w:t>
      </w:r>
      <w:del w:id="24" w:author="Ed" w:date="2013-04-02T10:21:00Z">
        <w:r w:rsidDel="002D6416">
          <w:delText xml:space="preserve">main </w:delText>
        </w:r>
      </w:del>
      <w:r>
        <w:t xml:space="preserve">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w:t>
      </w:r>
      <w:del w:id="25" w:author="Ed" w:date="2013-04-02T10:22:00Z">
        <w:r w:rsidDel="002D6416">
          <w:delText xml:space="preserve">called </w:delText>
        </w:r>
      </w:del>
      <w:ins w:id="26" w:author="Ed" w:date="2013-04-02T10:22:00Z">
        <w:r w:rsidR="002D6416">
          <w:t xml:space="preserve">named </w:t>
        </w:r>
      </w:ins>
      <w:del w:id="27" w:author="Ed" w:date="2013-04-01T14:14:00Z">
        <w:r w:rsidDel="00C26887">
          <w:delText>ABBY</w:delText>
        </w:r>
      </w:del>
      <w:ins w:id="28" w:author="Ed" w:date="2013-04-01T14:14:00Z">
        <w:r w:rsidR="00C26887">
          <w:t>ABBY</w:t>
        </w:r>
      </w:ins>
      <w:r>
        <w:t xml:space="preserve">. At a total estimated cost of under </w:t>
      </w:r>
      <w:commentRangeStart w:id="29"/>
      <w:r>
        <w:t>$40,000</w:t>
      </w:r>
      <w:commentRangeEnd w:id="29"/>
      <w:r w:rsidR="002D6416">
        <w:rPr>
          <w:rStyle w:val="CommentReference"/>
        </w:rPr>
        <w:commentReference w:id="29"/>
      </w:r>
      <w:ins w:id="30" w:author="Ed" w:date="2013-04-03T12:30:00Z">
        <w:r w:rsidR="00312228">
          <w:t xml:space="preserve"> (See </w:t>
        </w:r>
        <w:r w:rsidR="00312228">
          <w:fldChar w:fldCharType="begin"/>
        </w:r>
        <w:r w:rsidR="00312228">
          <w:instrText xml:space="preserve"> REF _Ref352755563 \h </w:instrText>
        </w:r>
      </w:ins>
      <w:r w:rsidR="00312228">
        <w:fldChar w:fldCharType="separate"/>
      </w:r>
      <w:ins w:id="31" w:author="Ed" w:date="2013-04-03T12:30:00Z">
        <w:r w:rsidR="00312228">
          <w:t>Appendix 1: Bill of Materials</w:t>
        </w:r>
        <w:r w:rsidR="00312228">
          <w:fldChar w:fldCharType="end"/>
        </w:r>
        <w:bookmarkStart w:id="32" w:name="_GoBack"/>
        <w:bookmarkEnd w:id="32"/>
        <w:r w:rsidR="00312228">
          <w:t>)</w:t>
        </w:r>
      </w:ins>
      <w:r>
        <w:t xml:space="preserve">, </w:t>
      </w:r>
      <w:del w:id="33" w:author="Ed" w:date="2013-04-01T14:14:00Z">
        <w:r w:rsidDel="00C26887">
          <w:delText>ABBY</w:delText>
        </w:r>
      </w:del>
      <w:ins w:id="34" w:author="Ed" w:date="2013-04-01T14:14:00Z">
        <w:r w:rsidR="00C26887">
          <w:t>ABBY</w:t>
        </w:r>
      </w:ins>
      <w:r>
        <w:t xml:space="preserve"> is competitively priced with many stationary industrial manipulators. Furthermore, because </w:t>
      </w:r>
      <w:del w:id="35" w:author="Ed" w:date="2013-04-01T14:14:00Z">
        <w:r w:rsidDel="00C26887">
          <w:delText>ABBY</w:delText>
        </w:r>
      </w:del>
      <w:ins w:id="36" w:author="Ed" w:date="2013-04-01T14:14:00Z">
        <w:r w:rsidR="00C26887">
          <w:t>ABBY</w:t>
        </w:r>
      </w:ins>
      <w:r>
        <w:t>’s components are commercially available, they have been individually tested and are mass-produced.</w:t>
      </w:r>
    </w:p>
    <w:p w:rsidR="000057B5" w:rsidRDefault="000057B5" w:rsidP="00CA427F">
      <w:r>
        <w:t xml:space="preserve">The resulting platform </w:t>
      </w:r>
      <w:del w:id="37" w:author="Ed" w:date="2013-04-02T10:23:00Z">
        <w:r w:rsidDel="002D6416">
          <w:delText xml:space="preserve">demonstrated </w:delText>
        </w:r>
      </w:del>
      <w:ins w:id="38" w:author="Ed" w:date="2013-04-02T10:23:00Z">
        <w:r w:rsidR="002D6416">
          <w:t xml:space="preserve">demonstrates </w:t>
        </w:r>
      </w:ins>
      <w:r>
        <w:t xml:space="preserve">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1047D9">
      <w:pPr>
        <w:pStyle w:val="Heading1"/>
      </w:pPr>
      <w:bookmarkStart w:id="39" w:name="_Toc352053813"/>
      <w:bookmarkStart w:id="40" w:name="_Toc351997865"/>
      <w:r>
        <w:lastRenderedPageBreak/>
        <w:t>Industrial Mobile Manipulation</w:t>
      </w:r>
      <w:bookmarkEnd w:id="39"/>
      <w:bookmarkEnd w:id="40"/>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del w:id="41" w:author="Ed" w:date="2013-04-02T10:23:00Z">
        <w:r w:rsidDel="002D6416">
          <w:delText>.</w:delText>
        </w:r>
      </w:del>
      <w:r w:rsidR="0099775E">
        <w:t xml:space="preserve"> </w:t>
      </w:r>
      <w:r w:rsidR="0087344B">
        <w:fldChar w:fldCharType="begin"/>
      </w:r>
      <w:ins w:id="42" w:author="Ed" w:date="2013-04-02T10:19:00Z">
        <w:r w:rsidR="00B97924">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(ICRA)","page":"2147-2152 vol.2","volume":"2","source":"IEEE Xplore","event":"IEEE International Conference on Robotics and Automation (ICRA)","abstract":"In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ins>
      <w:del w:id="43" w:author="Ed" w:date="2013-04-02T10:19:00Z">
        <w:r w:rsidR="0099775E" w:rsidDel="00B97924">
          <w:del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delInstrText>
        </w:r>
      </w:del>
      <w:r w:rsidR="0087344B">
        <w:fldChar w:fldCharType="separate"/>
      </w:r>
      <w:r w:rsidR="0099775E" w:rsidRPr="0099775E">
        <w:t>[1]</w:t>
      </w:r>
      <w:r w:rsidR="0087344B">
        <w:fldChar w:fldCharType="end"/>
      </w:r>
      <w:ins w:id="44" w:author="Ed" w:date="2013-04-02T10:23:00Z">
        <w:r w:rsidR="002D6416">
          <w:t>.</w:t>
        </w:r>
      </w:ins>
    </w:p>
    <w:p w:rsidR="009D6921" w:rsidRDefault="00060A2F" w:rsidP="00CA427F">
      <w:pPr>
        <w:rPr>
          <w:ins w:id="45" w:author="Ed" w:date="2013-04-02T10:29:00Z"/>
        </w:rPr>
      </w:pPr>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c jams and allocate tasks</w:t>
      </w:r>
      <w:del w:id="46" w:author="Ed" w:date="2013-04-02T10:24:00Z">
        <w:r w:rsidR="0099775E" w:rsidDel="002D6416">
          <w:delText>.</w:delText>
        </w:r>
      </w:del>
      <w:r w:rsidR="0099775E">
        <w:t xml:space="preserve">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ins w:id="47" w:author="Ed" w:date="2013-04-02T10:24:00Z">
        <w:r w:rsidR="002D6416">
          <w:t>.</w:t>
        </w:r>
      </w:ins>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w:t>
      </w:r>
    </w:p>
    <w:p w:rsidR="00060A2F" w:rsidRDefault="00060A2F" w:rsidP="00CA427F">
      <w:del w:id="48" w:author="Ed" w:date="2013-04-02T10:29:00Z">
        <w:r w:rsidDel="009D6921">
          <w:delText xml:space="preserve"> </w:delText>
        </w:r>
      </w:del>
      <w:r>
        <w:t>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w:t>
      </w:r>
      <w:r w:rsidR="0099775E">
        <w:lastRenderedPageBreak/>
        <w:t xml:space="preserve">lifts </w:t>
      </w:r>
      <w:r w:rsidR="0087344B">
        <w:fldChar w:fldCharType="begin"/>
      </w:r>
      <w:ins w:id="49" w:author="Ed" w:date="2013-04-02T10:19:00Z">
        <w:r w:rsidR="00B97924">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Automation","page":"1459-1464 vol.2","volume":"2","source":"IEEE Xplore","event":"1998 IEEE International Conference on Robotics and Automation","abstract":"The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ins>
      <w:del w:id="50" w:author="Ed" w:date="2013-04-02T10:19:00Z">
        <w:r w:rsidR="0099775E" w:rsidDel="00B97924">
          <w:del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delInstrText>
        </w:r>
      </w:del>
      <w:r w:rsidR="0087344B">
        <w:fldChar w:fldCharType="separate"/>
      </w:r>
      <w:r w:rsidR="0099775E" w:rsidRPr="0099775E">
        <w:t>[3]</w:t>
      </w:r>
      <w:r w:rsidR="0087344B">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CA427F">
      <w:r>
        <w:t>At least one company, Kiva Systems, has moved from the AGV paradigm to a smart-warehouse s</w:t>
      </w:r>
      <w:r w:rsidR="0099775E">
        <w:t>ystem</w:t>
      </w:r>
      <w:del w:id="51" w:author="Ed" w:date="2013-04-02T10:24:00Z">
        <w:r w:rsidDel="002D6416">
          <w:delText>.</w:delText>
        </w:r>
      </w:del>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ins w:id="52" w:author="Ed" w:date="2013-04-02T10:24:00Z">
        <w:r w:rsidR="002D6416">
          <w:t>.</w:t>
        </w:r>
      </w:ins>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w:t>
      </w:r>
      <w:del w:id="53" w:author="Ed" w:date="2013-04-02T10:24:00Z">
        <w:r w:rsidR="00DE7A2F" w:rsidDel="002D6416">
          <w:delText xml:space="preserve">. </w:delText>
        </w:r>
      </w:del>
      <w:r w:rsidR="0087344B">
        <w:fldChar w:fldCharType="begin"/>
      </w:r>
      <w:ins w:id="54" w:author="Ed" w:date="2013-04-02T10:19:00Z">
        <w:r w:rsidR="00B97924">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(TePRA)","page":"80-83","source":"IEEE Xplore","event":"IEEE International Conference on Technologies for Practical Robot Applications (TePRA)","abstract":"The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ins>
      <w:del w:id="55" w:author="Ed" w:date="2013-04-02T10:19:00Z">
        <w:r w:rsidR="00DE7A2F" w:rsidDel="00B97924">
          <w:del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delInstrText>
        </w:r>
      </w:del>
      <w:r w:rsidR="0087344B">
        <w:fldChar w:fldCharType="separate"/>
      </w:r>
      <w:r w:rsidR="00DE7A2F" w:rsidRPr="00DE7A2F">
        <w:t>[5]</w:t>
      </w:r>
      <w:r w:rsidR="0087344B">
        <w:fldChar w:fldCharType="end"/>
      </w:r>
      <w:ins w:id="56" w:author="Ed" w:date="2013-04-02T10:24:00Z">
        <w:r w:rsidR="002D6416">
          <w:t>.</w:t>
        </w:r>
      </w:ins>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d cost of mobile manipulators</w:t>
      </w:r>
      <w:del w:id="57" w:author="Ed" w:date="2013-04-02T10:24:00Z">
        <w:r w:rsidR="00DE7A2F" w:rsidDel="002D6416">
          <w:delText xml:space="preserve">. </w:delText>
        </w:r>
      </w:del>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ins w:id="58" w:author="Ed" w:date="2013-04-02T10:24:00Z">
        <w:r w:rsidR="002D6416">
          <w:t>.</w:t>
        </w:r>
      </w:ins>
      <w:r>
        <w:t xml:space="preserve"> However, researchers have been exploring the </w:t>
      </w:r>
      <w:r>
        <w:lastRenderedPageBreak/>
        <w:t>application of mobile manipulators in industrial settings for several years. In 2004, a group at the University of Verona, Italy devised a mobile manipulator fo</w:t>
      </w:r>
      <w:r w:rsidR="00DE7A2F">
        <w:t>r the pharmaceutical industry</w:t>
      </w:r>
      <w:del w:id="59" w:author="Ed" w:date="2013-04-02T10:24:00Z">
        <w:r w:rsidR="00DE7A2F" w:rsidDel="002D6416">
          <w:delText xml:space="preserve">. </w:delText>
        </w:r>
      </w:del>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ins w:id="60" w:author="Ed" w:date="2013-04-02T10:24:00Z">
        <w:r w:rsidR="002D6416">
          <w:t>.</w:t>
        </w:r>
      </w:ins>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w:t>
      </w:r>
      <w:del w:id="61" w:author="Ed" w:date="2013-04-01T14:14:00Z">
        <w:r w:rsidDel="00C26887">
          <w:delText>ABBY</w:delText>
        </w:r>
      </w:del>
      <w:ins w:id="62" w:author="Ed" w:date="2013-04-01T14:14:00Z">
        <w:r w:rsidR="00C26887">
          <w:t>ABBY</w:t>
        </w:r>
      </w:ins>
      <w:r>
        <w:t xml:space="preserve">, but was to be used for the task of loading items from pallets into an inventory shelving system, whereas </w:t>
      </w:r>
      <w:del w:id="63" w:author="Ed" w:date="2013-04-01T14:14:00Z">
        <w:r w:rsidDel="00C26887">
          <w:delText>ABBY</w:delText>
        </w:r>
      </w:del>
      <w:ins w:id="64" w:author="Ed" w:date="2013-04-01T14:14:00Z">
        <w:r w:rsidR="00C26887">
          <w:t>ABBY</w:t>
        </w:r>
      </w:ins>
      <w:r>
        <w:t>’s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del w:id="65" w:author="Ed" w:date="2013-04-02T10:24:00Z">
        <w:r w:rsidR="00DE7A2F" w:rsidDel="002D6416">
          <w:delText>.</w:delText>
        </w:r>
      </w:del>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ins w:id="66" w:author="Ed" w:date="2013-04-02T10:24:00Z">
        <w:r w:rsidR="002D6416">
          <w:t>.</w:t>
        </w:r>
      </w:ins>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1047D9">
      <w:pPr>
        <w:pStyle w:val="Heading1"/>
      </w:pPr>
      <w:bookmarkStart w:id="67" w:name="_Toc352053814"/>
      <w:bookmarkStart w:id="68" w:name="_Toc351997866"/>
      <w:del w:id="69" w:author="Ed" w:date="2013-04-01T14:14:00Z">
        <w:r w:rsidDel="00C26887">
          <w:lastRenderedPageBreak/>
          <w:delText>ABBY</w:delText>
        </w:r>
      </w:del>
      <w:ins w:id="70" w:author="Ed" w:date="2013-04-01T14:14:00Z">
        <w:r w:rsidR="00C26887">
          <w:t>ABBY</w:t>
        </w:r>
      </w:ins>
      <w:r>
        <w:t xml:space="preserve"> - System Design</w:t>
      </w:r>
      <w:bookmarkEnd w:id="67"/>
      <w:bookmarkEnd w:id="68"/>
    </w:p>
    <w:p w:rsidR="009662D3" w:rsidRDefault="00C82D64" w:rsidP="00CA427F">
      <w:del w:id="71" w:author="Ed" w:date="2013-04-01T14:14:00Z">
        <w:r w:rsidDel="00C26887">
          <w:delText>A</w:delText>
        </w:r>
        <w:r w:rsidR="000057B5" w:rsidDel="00C26887">
          <w:delText>BBY</w:delText>
        </w:r>
      </w:del>
      <w:ins w:id="72" w:author="Ed" w:date="2013-04-01T14:14:00Z">
        <w:r w:rsidR="00C26887">
          <w:t>ABBY</w:t>
        </w:r>
      </w:ins>
      <w:r>
        <w:t>’s design was dictated by several factors. The primary factor in the design was reduction of cost, which was achieved by using materials and components already available in Case Western Reserve University’s Mobile Robotics Lab.</w:t>
      </w:r>
      <w:bookmarkStart w:id="73" w:name="_Toc351468815"/>
    </w:p>
    <w:p w:rsidR="009662D3" w:rsidRDefault="009662D3" w:rsidP="00CA427F">
      <w:bookmarkStart w:id="74" w:name="_Toc351936148"/>
      <w:r>
        <w:rPr>
          <w:noProof/>
          <w:lang w:bidi="ar-SA"/>
        </w:rPr>
        <w:drawing>
          <wp:inline distT="0" distB="0" distL="0" distR="0" wp14:anchorId="497FB156" wp14:editId="42C307E9">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74"/>
    </w:p>
    <w:p w:rsidR="0036798C" w:rsidRDefault="009662D3" w:rsidP="00CA427F">
      <w:pPr>
        <w:pStyle w:val="Caption"/>
      </w:pPr>
      <w:bookmarkStart w:id="75" w:name="_Toc351997935"/>
      <w:bookmarkStart w:id="76" w:name="_Toc352587887"/>
      <w:r>
        <w:t xml:space="preserve">Figure </w:t>
      </w:r>
      <w:r w:rsidR="00713CF9">
        <w:fldChar w:fldCharType="begin"/>
      </w:r>
      <w:r w:rsidR="00713CF9">
        <w:instrText xml:space="preserve"> SEQ Figure \* ARABIC </w:instrText>
      </w:r>
      <w:r w:rsidR="00713CF9">
        <w:fldChar w:fldCharType="separate"/>
      </w:r>
      <w:r w:rsidR="002557A2">
        <w:rPr>
          <w:noProof/>
        </w:rPr>
        <w:t>1</w:t>
      </w:r>
      <w:r w:rsidR="00713CF9">
        <w:rPr>
          <w:noProof/>
        </w:rPr>
        <w:fldChar w:fldCharType="end"/>
      </w:r>
      <w:r>
        <w:t>: An annotated rendering of the robot sh</w:t>
      </w:r>
      <w:r w:rsidR="0036798C">
        <w:t>owing several major components.</w:t>
      </w:r>
      <w:bookmarkEnd w:id="75"/>
      <w:bookmarkEnd w:id="76"/>
    </w:p>
    <w:p w:rsidR="00C82D64" w:rsidRDefault="00C82D64" w:rsidP="001047D9">
      <w:pPr>
        <w:pStyle w:val="Heading2"/>
      </w:pPr>
      <w:bookmarkStart w:id="77" w:name="_Toc352053815"/>
      <w:bookmarkStart w:id="78" w:name="_Toc351997867"/>
      <w:r>
        <w:t>Invacare Ranger Wheelchair Base</w:t>
      </w:r>
      <w:bookmarkEnd w:id="73"/>
      <w:bookmarkEnd w:id="77"/>
      <w:bookmarkEnd w:id="78"/>
    </w:p>
    <w:p w:rsidR="00C82D64" w:rsidRDefault="00C82D64" w:rsidP="00114619">
      <w:r>
        <w:t>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w:t>
      </w:r>
      <w:ins w:id="79" w:author="Ed" w:date="2013-04-02T10:35:00Z">
        <w:r w:rsidR="00FC6366">
          <w:fldChar w:fldCharType="begin"/>
        </w:r>
        <w:r w:rsidR="00FC6366">
          <w:instrText xml:space="preserve"> ADDIN ZOTERO_ITEM CSL_CITATION {"citationID":"1201frg70m","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r w:rsidR="00FC6366">
        <w:fldChar w:fldCharType="separate"/>
      </w:r>
      <w:ins w:id="80" w:author="Ed" w:date="2013-04-02T10:35:00Z">
        <w:r w:rsidR="00FC6366" w:rsidRPr="00FC6366">
          <w:t>[9]</w:t>
        </w:r>
        <w:r w:rsidR="00FC6366">
          <w:fldChar w:fldCharType="end"/>
        </w:r>
      </w:ins>
      <w:r>
        <w:t xml:space="preserve">. Because of the </w:t>
      </w:r>
      <w:r>
        <w:lastRenderedPageBreak/>
        <w:t>configuration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14325B">
        <w:fldChar w:fldCharType="begin"/>
      </w:r>
      <w:r w:rsidR="0014325B">
        <w:instrText xml:space="preserve"> REF _Ref351924510 \h  \* MERGEFORMAT </w:instrText>
      </w:r>
      <w:r w:rsidR="0014325B">
        <w:fldChar w:fldCharType="separate"/>
      </w:r>
      <w:r w:rsidR="002557A2" w:rsidRPr="002557A2">
        <w:rPr>
          <w:i/>
        </w:rPr>
        <w:t>Emergency Stop System</w:t>
      </w:r>
      <w:r w:rsidR="0014325B">
        <w:fldChar w:fldCharType="end"/>
      </w:r>
      <w:r>
        <w:t>.</w:t>
      </w:r>
    </w:p>
    <w:p w:rsidR="00C82D64" w:rsidRDefault="00C82D64" w:rsidP="001047D9">
      <w:pPr>
        <w:pStyle w:val="Heading2"/>
      </w:pPr>
      <w:bookmarkStart w:id="81" w:name="_Toc351468816"/>
      <w:bookmarkStart w:id="82" w:name="_Toc352053816"/>
      <w:bookmarkStart w:id="83" w:name="_Toc351997868"/>
      <w:r>
        <w:t>ABB IRB-120 Robotic Arm</w:t>
      </w:r>
      <w:bookmarkEnd w:id="81"/>
      <w:bookmarkEnd w:id="82"/>
      <w:bookmarkEnd w:id="83"/>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w:t>
      </w:r>
      <w:r>
        <w:lastRenderedPageBreak/>
        <w:t xml:space="preserve">exerts a large moment on the robot. This was a serious consideration in the placement of the robot’s center of mass. It can be mounted at any angle, and on this robot is mounted </w:t>
      </w:r>
      <w:ins w:id="84" w:author="Ed" w:date="2013-04-01T14:03:00Z">
        <w:r w:rsidR="00C55C0D">
          <w:t xml:space="preserve">at </w:t>
        </w:r>
      </w:ins>
      <w:r>
        <w:t>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ins w:id="85" w:author="Ed" w:date="2013-04-01T14:03:00Z">
        <w:r w:rsidR="00C55C0D">
          <w:t xml:space="preserve"> However, this mounting orientation does somewhat hamper the arm’s ability to lift objects from horizontal surfaces.</w:t>
        </w:r>
      </w:ins>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1047D9">
      <w:pPr>
        <w:pStyle w:val="Heading2"/>
      </w:pPr>
      <w:bookmarkStart w:id="86" w:name="_Toc351468817"/>
      <w:bookmarkStart w:id="87" w:name="_Toc352053817"/>
      <w:bookmarkStart w:id="88" w:name="_Toc351997869"/>
      <w:r>
        <w:t>End Effector</w:t>
      </w:r>
      <w:bookmarkEnd w:id="86"/>
      <w:bookmarkEnd w:id="87"/>
      <w:bookmarkEnd w:id="88"/>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del w:id="89" w:author="Ed" w:date="2013-04-02T10:47:00Z">
        <w:r w:rsidDel="007229EA">
          <w:delText xml:space="preserve">Since this robot has to be able to manipulate part boxes of many sizes, a more dexterous gripper would have been desirable, but one of the goals of the project was to create the </w:delText>
        </w:r>
        <w:r w:rsidDel="007229EA">
          <w:lastRenderedPageBreak/>
          <w:delText>robot as cheaply as possible</w:delText>
        </w:r>
      </w:del>
      <w:ins w:id="90" w:author="Ed" w:date="2013-04-02T10:47:00Z">
        <w:r w:rsidR="007229EA">
          <w:t>The gripper was primarily chosen based on cost and availability</w:t>
        </w:r>
      </w:ins>
      <w:r>
        <w:t xml:space="preserve">. A dexterous grasper like the </w:t>
      </w:r>
      <w:proofErr w:type="spellStart"/>
      <w:r>
        <w:t>BarrettHand</w:t>
      </w:r>
      <w:proofErr w:type="spellEnd"/>
      <w:r>
        <w:t xml:space="preserve"> costs about $30k, which would nearly double the cost of this robot. The 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w:t>
      </w:r>
      <w:proofErr w:type="spellStart"/>
      <w:r>
        <w:t>kPa</w:t>
      </w:r>
      <w:proofErr w:type="spellEnd"/>
      <w:r>
        <w:t xml:space="preserve"> by an onboard </w:t>
      </w:r>
      <w:del w:id="91" w:author="Ed" w:date="2013-04-01T14:06:00Z">
        <w:r w:rsidDel="00C55C0D">
          <w:delText xml:space="preserve">12 volt DC </w:delText>
        </w:r>
      </w:del>
      <w:r>
        <w:t xml:space="preserve">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2557A2">
        <w:t xml:space="preserve">Figure </w:t>
      </w:r>
      <w:r w:rsidR="002557A2">
        <w:rPr>
          <w:noProof/>
        </w:rPr>
        <w:t>4</w:t>
      </w:r>
      <w:r w:rsidR="0087344B">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w:t>
      </w:r>
      <w:proofErr w:type="spellStart"/>
      <w:r>
        <w:t>Arduino</w:t>
      </w:r>
      <w:proofErr w:type="spellEnd"/>
      <w:r>
        <w:t xml:space="preserve">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2557A2">
        <w:t xml:space="preserve">Figure </w:t>
      </w:r>
      <w:r w:rsidR="002557A2">
        <w:rPr>
          <w:noProof/>
        </w:rPr>
        <w:t>2</w:t>
      </w:r>
      <w:r w:rsidR="0087344B">
        <w:fldChar w:fldCharType="end"/>
      </w:r>
      <w:r>
        <w:t>.</w:t>
      </w:r>
    </w:p>
    <w:p w:rsidR="00244465" w:rsidRDefault="00244465" w:rsidP="00CA427F">
      <w:commentRangeStart w:id="92"/>
      <w:r>
        <w:rPr>
          <w:noProof/>
          <w:lang w:bidi="ar-SA"/>
        </w:rPr>
        <w:lastRenderedPageBreak/>
        <w:drawing>
          <wp:inline distT="0" distB="0" distL="0" distR="0" wp14:anchorId="4F133D0D" wp14:editId="3019F989">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5"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commentRangeEnd w:id="92"/>
      <w:r w:rsidR="00C55C0D">
        <w:rPr>
          <w:rStyle w:val="CommentReference"/>
        </w:rPr>
        <w:commentReference w:id="92"/>
      </w:r>
    </w:p>
    <w:p w:rsidR="00244465" w:rsidRDefault="00244465" w:rsidP="00CA427F">
      <w:pPr>
        <w:pStyle w:val="Caption"/>
      </w:pPr>
      <w:bookmarkStart w:id="93" w:name="_Ref351924786"/>
      <w:bookmarkStart w:id="94" w:name="_Toc351997936"/>
      <w:bookmarkStart w:id="95" w:name="_Toc352587888"/>
      <w:r>
        <w:t xml:space="preserve">Figure </w:t>
      </w:r>
      <w:r w:rsidR="00713CF9">
        <w:fldChar w:fldCharType="begin"/>
      </w:r>
      <w:r w:rsidR="00713CF9">
        <w:instrText xml:space="preserve"> SEQ Figure \* ARABIC </w:instrText>
      </w:r>
      <w:r w:rsidR="00713CF9">
        <w:fldChar w:fldCharType="separate"/>
      </w:r>
      <w:r w:rsidR="002557A2">
        <w:rPr>
          <w:noProof/>
        </w:rPr>
        <w:t>2</w:t>
      </w:r>
      <w:r w:rsidR="00713CF9">
        <w:rPr>
          <w:noProof/>
        </w:rPr>
        <w:fldChar w:fldCharType="end"/>
      </w:r>
      <w:bookmarkEnd w:id="93"/>
      <w:r>
        <w:t xml:space="preserve">: The electrical circuit to control the </w:t>
      </w:r>
      <w:r w:rsidRPr="00244465">
        <w:t>pneumatic</w:t>
      </w:r>
      <w:r>
        <w:t xml:space="preserve"> gripper. Q1 is a 2N7000 NFET</w:t>
      </w:r>
      <w:bookmarkEnd w:id="94"/>
      <w:bookmarkEnd w:id="95"/>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del w:id="96" w:author="Ed" w:date="2013-04-01T14:04:00Z">
        <w:r w:rsidR="00244465" w:rsidDel="00C55C0D">
          <w:delText>.</w:delText>
        </w:r>
      </w:del>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1047D9">
      <w:pPr>
        <w:pStyle w:val="Heading2"/>
      </w:pPr>
      <w:bookmarkStart w:id="97" w:name="_Toc351468818"/>
      <w:bookmarkStart w:id="98" w:name="_Toc352053818"/>
      <w:bookmarkStart w:id="99" w:name="_Toc351997870"/>
      <w:r>
        <w:t>Custom Frame Design</w:t>
      </w:r>
      <w:bookmarkEnd w:id="97"/>
      <w:bookmarkEnd w:id="98"/>
      <w:bookmarkEnd w:id="99"/>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 xml:space="preserve">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w:t>
      </w:r>
      <w:ins w:id="100" w:author="Ed" w:date="2013-04-01T14:04:00Z">
        <w:r w:rsidR="00C55C0D">
          <w:t xml:space="preserve">However, the downside of this is that heavy objects mounted to vertical rails, such as the arm, may slip if the bolts are not very tight. </w:t>
        </w:r>
      </w:ins>
      <w:r>
        <w:t>Because Bosch rail is aluminum, it is easy to machine, but strong and relatively light.</w:t>
      </w:r>
    </w:p>
    <w:p w:rsidR="009D23E7" w:rsidRDefault="009D23E7" w:rsidP="00CA427F">
      <w:r>
        <w:rPr>
          <w:noProof/>
          <w:lang w:bidi="ar-SA"/>
        </w:rPr>
        <w:drawing>
          <wp:inline distT="0" distB="0" distL="0" distR="0" wp14:anchorId="6F86C021" wp14:editId="1F859725">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101" w:name="_Toc351997937"/>
      <w:bookmarkStart w:id="102" w:name="_Toc352587889"/>
      <w:r>
        <w:t xml:space="preserve">Figure </w:t>
      </w:r>
      <w:r w:rsidR="00713CF9">
        <w:fldChar w:fldCharType="begin"/>
      </w:r>
      <w:r w:rsidR="00713CF9">
        <w:instrText xml:space="preserve"> SEQ Figure \* ARABIC </w:instrText>
      </w:r>
      <w:r w:rsidR="00713CF9">
        <w:fldChar w:fldCharType="separate"/>
      </w:r>
      <w:r w:rsidR="002557A2">
        <w:rPr>
          <w:noProof/>
        </w:rPr>
        <w:t>3</w:t>
      </w:r>
      <w:r w:rsidR="00713CF9">
        <w:rPr>
          <w:noProof/>
        </w:rPr>
        <w:fldChar w:fldCharType="end"/>
      </w:r>
      <w:r>
        <w:t xml:space="preserve">: </w:t>
      </w:r>
      <w:del w:id="103" w:author="Ed" w:date="2013-04-01T14:14:00Z">
        <w:r w:rsidDel="00C26887">
          <w:delText>ABBY</w:delText>
        </w:r>
      </w:del>
      <w:ins w:id="104" w:author="Ed" w:date="2013-04-01T14:14:00Z">
        <w:r w:rsidR="00C26887">
          <w:t>ABBY</w:t>
        </w:r>
      </w:ins>
      <w:r>
        <w:t>, a mobile industrial manipulator.</w:t>
      </w:r>
      <w:bookmarkEnd w:id="101"/>
      <w:bookmarkEnd w:id="102"/>
    </w:p>
    <w:p w:rsidR="00C82D64" w:rsidRDefault="00C82D64" w:rsidP="00CA427F">
      <w:r>
        <w:lastRenderedPageBreak/>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w:t>
      </w:r>
      <w:ins w:id="105" w:author="Ed" w:date="2013-04-01T14:05:00Z">
        <w:r w:rsidR="00C55C0D">
          <w:t>,</w:t>
        </w:r>
      </w:ins>
      <w:r>
        <w:t xml:space="preserve"> and the mass of the heavy power electronics is kept low to the ground. </w:t>
      </w:r>
      <w:del w:id="106" w:author="Ed" w:date="2013-04-01T14:05:00Z">
        <w:r w:rsidDel="00C55C0D">
          <w:delText xml:space="preserve">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w:delText>
        </w:r>
      </w:del>
      <w:r>
        <w:t xml:space="preserve">Although this design is advantageous in </w:t>
      </w:r>
      <w:r>
        <w:lastRenderedPageBreak/>
        <w:t>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1047D9">
      <w:pPr>
        <w:pStyle w:val="Heading2"/>
      </w:pPr>
      <w:bookmarkStart w:id="107" w:name="_Toc351468819"/>
      <w:bookmarkStart w:id="108" w:name="_Toc352053819"/>
      <w:bookmarkStart w:id="109" w:name="_Toc351997871"/>
      <w:r>
        <w:t>Power</w:t>
      </w:r>
      <w:bookmarkEnd w:id="107"/>
      <w:bookmarkEnd w:id="108"/>
      <w:bookmarkEnd w:id="109"/>
    </w:p>
    <w:p w:rsidR="00FD7709" w:rsidRDefault="00FD7709" w:rsidP="00CA427F">
      <w:commentRangeStart w:id="110"/>
      <w:r>
        <w:rPr>
          <w:noProof/>
          <w:lang w:bidi="ar-SA"/>
        </w:rPr>
        <w:lastRenderedPageBreak/>
        <w:drawing>
          <wp:inline distT="0" distB="0" distL="0" distR="0" wp14:anchorId="6304224F" wp14:editId="30A50F8F">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7"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commentRangeEnd w:id="110"/>
      <w:r w:rsidR="001047D9">
        <w:rPr>
          <w:rStyle w:val="CommentReference"/>
        </w:rPr>
        <w:commentReference w:id="110"/>
      </w:r>
    </w:p>
    <w:p w:rsidR="00FD7709" w:rsidRDefault="00FD7709" w:rsidP="00CA427F">
      <w:pPr>
        <w:pStyle w:val="Caption"/>
      </w:pPr>
      <w:bookmarkStart w:id="111" w:name="_Ref351926554"/>
      <w:bookmarkStart w:id="112" w:name="_Toc351997938"/>
      <w:bookmarkStart w:id="113" w:name="_Toc352587890"/>
      <w:r>
        <w:t xml:space="preserve">Figure </w:t>
      </w:r>
      <w:r w:rsidR="00713CF9">
        <w:fldChar w:fldCharType="begin"/>
      </w:r>
      <w:r w:rsidR="00713CF9">
        <w:instrText xml:space="preserve"> SEQ Figure \* ARABIC </w:instrText>
      </w:r>
      <w:r w:rsidR="00713CF9">
        <w:fldChar w:fldCharType="separate"/>
      </w:r>
      <w:r w:rsidR="002557A2">
        <w:rPr>
          <w:noProof/>
        </w:rPr>
        <w:t>4</w:t>
      </w:r>
      <w:r w:rsidR="00713CF9">
        <w:rPr>
          <w:noProof/>
        </w:rPr>
        <w:fldChar w:fldCharType="end"/>
      </w:r>
      <w:bookmarkEnd w:id="111"/>
      <w:r>
        <w:t>: A block diagram of the power distribution system on the robot.</w:t>
      </w:r>
      <w:bookmarkEnd w:id="112"/>
      <w:bookmarkEnd w:id="113"/>
    </w:p>
    <w:p w:rsidR="00C82D64" w:rsidRDefault="00C82D64" w:rsidP="00CA427F">
      <w:r>
        <w:t>All of the robot’s power is distributed using DIN rail power distribution blocks. These blocks are modular, insulated, and compact. The robot has two DC voltage buses (24 volt DC, and 13.8 volt DC) and a single ground block.</w:t>
      </w:r>
      <w:del w:id="114" w:author="Ed" w:date="2013-04-02T10:50:00Z">
        <w:r w:rsidDel="007229EA">
          <w:delText xml:space="preserve"> Although previous robots in this lab had a 5 volt DC bus, it was minimally used, and for this robot all circuitry requiring a 5 volt supply is powered from the 13.8 volt bus using dedicated regulators</w:delText>
        </w:r>
      </w:del>
      <w:r>
        <w:t>.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w:t>
      </w:r>
      <w:del w:id="115" w:author="Ed" w:date="2013-04-01T14:06:00Z">
        <w:r w:rsidDel="00C55C0D">
          <w:delText xml:space="preserve">main </w:delText>
        </w:r>
      </w:del>
      <w:r>
        <w:t xml:space="preserve">resettable circuit breaker, which also serves as </w:t>
      </w:r>
      <w:r>
        <w:lastRenderedPageBreak/>
        <w:t>the main power switch for the robot. In addition to the robot’s drivetrain, the robot’s PC, LIDAR, and the National Instruments cRIO are all powered directly from the 24 volt DC bus.</w:t>
      </w:r>
    </w:p>
    <w:p w:rsidR="00C82D64" w:rsidRDefault="00C82D64" w:rsidP="00CA427F">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w:t>
      </w:r>
      <w:ins w:id="116" w:author="Ed" w:date="2013-04-01T14:07:00Z">
        <w:r w:rsidR="00C55C0D">
          <w:t xml:space="preserve"> requires</w:t>
        </w:r>
      </w:ins>
      <w:r>
        <w:t xml:space="preserve"> </w:t>
      </w:r>
      <w:del w:id="117" w:author="Ed" w:date="2013-04-01T14:06:00Z">
        <w:r w:rsidDel="00C55C0D">
          <w:delText>is powered by single-phase</w:delText>
        </w:r>
      </w:del>
      <w:r>
        <w:t xml:space="preserv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w:t>
      </w:r>
      <w:del w:id="118" w:author="Ed" w:date="2013-04-01T14:07:00Z">
        <w:r w:rsidDel="00C55C0D">
          <w:delText xml:space="preserve">from a 13.8 volt DC bus. The 13.8 volt bus is powered </w:delText>
        </w:r>
      </w:del>
      <w:r>
        <w:t xml:space="preserve">by a </w:t>
      </w:r>
      <w:proofErr w:type="spellStart"/>
      <w:r w:rsidR="007A0A93">
        <w:t>Samlex</w:t>
      </w:r>
      <w:proofErr w:type="spellEnd"/>
      <w:r w:rsidR="007A0A93">
        <w:t xml:space="preserve"> America SDC-15, </w:t>
      </w:r>
      <w:ins w:id="119" w:author="Ed" w:date="2013-04-01T14:07:00Z">
        <w:r w:rsidR="00C55C0D">
          <w:t xml:space="preserve">a 13.8 volt </w:t>
        </w:r>
      </w:ins>
      <w:proofErr w:type="spellStart"/>
      <w:r w:rsidR="007A0A93">
        <w:t>switchmode</w:t>
      </w:r>
      <w:proofErr w:type="spellEnd"/>
      <w:r w:rsidR="007A0A93">
        <w:t xml:space="preserve"> step-down regulator that can supply up to 12 amps</w:t>
      </w:r>
      <w:del w:id="120" w:author="Ed" w:date="2013-04-02T10:25:00Z">
        <w:r w:rsidR="007A0A93" w:rsidDel="002D6416">
          <w:delText>,</w:delText>
        </w:r>
      </w:del>
      <w:r w:rsidR="0087344B">
        <w:fldChar w:fldCharType="begin"/>
      </w:r>
      <w:ins w:id="121" w:author="Ed" w:date="2013-04-02T10:35:00Z">
        <w:r w:rsidR="00FC6366">
          <w:instrText xml:space="preserve"> ADDIN ZOTERO_ITEM CSL_CITATION {"citationID":"1fp1lsfmqv","properties":{"formattedCitation":"[10]","plainCitation":"[10]"},"citationItems":[{"id":190,"uris":["http://zotero.org/users/1284010/items/GTDRK6KE"],"uri":["http://zotero.org/users/1284010/items/GTDRK6KE"],"itemData":{"id":190,"type":"article","title":"DC-DC Step Down Converters Model SDC-15","publisher":"Samlex America","URL":"http://www.samlexamerica.com/documents/product-specs/SDC-15_Samlex_Specifications.pdf","author":[{"family":"Samlex America","given":""}]}}],"schema":"https://github.com/citation-style-language/schema/raw/master/csl-citation.json"} </w:instrText>
        </w:r>
      </w:ins>
      <w:del w:id="122" w:author="Ed" w:date="2013-04-02T10:19:00Z">
        <w:r w:rsidR="007A0A93" w:rsidDel="00B97924">
          <w:del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delInstrText>
        </w:r>
      </w:del>
      <w:r w:rsidR="0087344B">
        <w:fldChar w:fldCharType="separate"/>
      </w:r>
      <w:ins w:id="123" w:author="Ed" w:date="2013-04-02T10:35:00Z">
        <w:r w:rsidR="00FC6366" w:rsidRPr="00FC6366">
          <w:t>[10]</w:t>
        </w:r>
      </w:ins>
      <w:del w:id="124" w:author="Ed" w:date="2013-04-02T10:35:00Z">
        <w:r w:rsidR="007A0A93" w:rsidRPr="00FC6366" w:rsidDel="00FC6366">
          <w:delText>[9]</w:delText>
        </w:r>
      </w:del>
      <w:r w:rsidR="0087344B">
        <w:fldChar w:fldCharType="end"/>
      </w:r>
      <w:ins w:id="125" w:author="Ed" w:date="2013-04-02T10:25:00Z">
        <w:r w:rsidR="002D6416">
          <w:t>,</w:t>
        </w:r>
      </w:ins>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CA427F">
      <w:r>
        <w:t xml:space="preserve">Because the compressor draws a large amount of current, </w:t>
      </w:r>
      <w:del w:id="126" w:author="Ed" w:date="2013-04-01T14:07:00Z">
        <w:r w:rsidDel="00C55C0D">
          <w:delText xml:space="preserve">it caused </w:delText>
        </w:r>
      </w:del>
      <w:r>
        <w:t xml:space="preserve">the 13.8 volt regulator's output </w:t>
      </w:r>
      <w:ins w:id="127" w:author="Ed" w:date="2013-04-02T10:51:00Z">
        <w:r w:rsidR="007229EA">
          <w:t xml:space="preserve">would </w:t>
        </w:r>
      </w:ins>
      <w:del w:id="128" w:author="Ed" w:date="2013-04-01T14:07:00Z">
        <w:r w:rsidDel="00C55C0D">
          <w:delText>to droop</w:delText>
        </w:r>
      </w:del>
      <w:proofErr w:type="spellStart"/>
      <w:ins w:id="129" w:author="Ed" w:date="2013-04-01T14:07:00Z">
        <w:r w:rsidR="00C55C0D">
          <w:t>droop</w:t>
        </w:r>
      </w:ins>
      <w:proofErr w:type="spellEnd"/>
      <w:r>
        <w:t xml:space="preserve"> to about 5 volts</w:t>
      </w:r>
      <w:r w:rsidR="007A0A93">
        <w:t xml:space="preserve"> for approximately 450 </w:t>
      </w:r>
      <w:proofErr w:type="spellStart"/>
      <w:r w:rsidR="007A0A93">
        <w:t>ms</w:t>
      </w:r>
      <w:proofErr w:type="spellEnd"/>
      <w:r w:rsidR="007A0A93">
        <w:t xml:space="preserve"> (see </w:t>
      </w:r>
      <w:r w:rsidR="0087344B">
        <w:fldChar w:fldCharType="begin"/>
      </w:r>
      <w:r w:rsidR="00610622">
        <w:instrText xml:space="preserve"> REF _Ref351927362 \h </w:instrText>
      </w:r>
      <w:r w:rsidR="0087344B">
        <w:fldChar w:fldCharType="separate"/>
      </w:r>
      <w:r w:rsidR="002557A2">
        <w:t xml:space="preserve">Figure </w:t>
      </w:r>
      <w:r w:rsidR="002557A2">
        <w:rPr>
          <w:noProof/>
        </w:rPr>
        <w:t>5</w:t>
      </w:r>
      <w:r w:rsidR="0087344B">
        <w:fldChar w:fldCharType="end"/>
      </w:r>
      <w:r>
        <w:t xml:space="preserve">) when </w:t>
      </w:r>
      <w:del w:id="130" w:author="Ed" w:date="2013-04-01T14:07:00Z">
        <w:r w:rsidDel="00C55C0D">
          <w:delText>it switched</w:delText>
        </w:r>
      </w:del>
      <w:ins w:id="131" w:author="Ed" w:date="2013-04-01T14:07:00Z">
        <w:r w:rsidR="00C55C0D">
          <w:t>the compressor switche</w:t>
        </w:r>
      </w:ins>
      <w:ins w:id="132" w:author="Ed" w:date="2013-04-02T10:51:00Z">
        <w:r w:rsidR="007229EA">
          <w:t>d</w:t>
        </w:r>
      </w:ins>
      <w:r>
        <w:t xml:space="preserve"> on. This droop was sufficient to </w:t>
      </w:r>
      <w:r>
        <w:lastRenderedPageBreak/>
        <w:t xml:space="preserve">cause the onboard Ethernet router to reboot, interrupting communications between the computers onboard. In order to </w:t>
      </w:r>
      <w:del w:id="133" w:author="Ed" w:date="2013-04-02T10:52:00Z">
        <w:r w:rsidDel="007229EA">
          <w:delText xml:space="preserve">fix </w:delText>
        </w:r>
      </w:del>
      <w:ins w:id="134" w:author="Ed" w:date="2013-04-02T10:52:00Z">
        <w:r w:rsidR="007229EA">
          <w:t xml:space="preserve">prevent </w:t>
        </w:r>
      </w:ins>
      <w:r>
        <w:t xml:space="preserve">this 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2557A2">
        <w:t xml:space="preserve">Figure </w:t>
      </w:r>
      <w:r w:rsidR="002557A2">
        <w:rPr>
          <w:noProof/>
        </w:rPr>
        <w:t>6</w:t>
      </w:r>
      <w:r w:rsidR="0087344B">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14:anchorId="4752B924" wp14:editId="4B956BE6">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135" w:name="_Ref351927362"/>
            <w:bookmarkStart w:id="136" w:name="_Toc351997939"/>
            <w:bookmarkStart w:id="137" w:name="_Toc352587891"/>
            <w:r>
              <w:t xml:space="preserve">Figure </w:t>
            </w:r>
            <w:r w:rsidR="00713CF9">
              <w:fldChar w:fldCharType="begin"/>
            </w:r>
            <w:r w:rsidR="00713CF9">
              <w:instrText xml:space="preserve"> SEQ Figure \* ARABIC </w:instrText>
            </w:r>
            <w:r w:rsidR="00713CF9">
              <w:fldChar w:fldCharType="separate"/>
            </w:r>
            <w:r w:rsidR="002557A2">
              <w:rPr>
                <w:noProof/>
              </w:rPr>
              <w:t>5</w:t>
            </w:r>
            <w:r w:rsidR="00713CF9">
              <w:rPr>
                <w:noProof/>
              </w:rPr>
              <w:fldChar w:fldCharType="end"/>
            </w:r>
            <w:bookmarkEnd w:id="135"/>
            <w:r>
              <w:t>: 13.8 volt rail dropout when compressor turns on (before addition of filter).</w:t>
            </w:r>
            <w:bookmarkEnd w:id="136"/>
            <w:bookmarkEnd w:id="137"/>
          </w:p>
        </w:tc>
        <w:tc>
          <w:tcPr>
            <w:tcW w:w="4788" w:type="dxa"/>
          </w:tcPr>
          <w:p w:rsidR="00FD7709" w:rsidRDefault="00FD7709" w:rsidP="00CA427F">
            <w:r>
              <w:rPr>
                <w:noProof/>
                <w:lang w:bidi="ar-SA"/>
              </w:rPr>
              <w:drawing>
                <wp:inline distT="0" distB="0" distL="0" distR="0" wp14:anchorId="3E593DE2" wp14:editId="00A7CD17">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138" w:name="_Ref351927434"/>
            <w:bookmarkStart w:id="139" w:name="_Toc351997940"/>
            <w:bookmarkStart w:id="140" w:name="_Toc352587892"/>
            <w:r>
              <w:t xml:space="preserve">Figure </w:t>
            </w:r>
            <w:r w:rsidR="00713CF9">
              <w:fldChar w:fldCharType="begin"/>
            </w:r>
            <w:r w:rsidR="00713CF9">
              <w:instrText xml:space="preserve"> SEQ Figure \* ARABIC </w:instrText>
            </w:r>
            <w:r w:rsidR="00713CF9">
              <w:fldChar w:fldCharType="separate"/>
            </w:r>
            <w:r w:rsidR="002557A2">
              <w:rPr>
                <w:noProof/>
              </w:rPr>
              <w:t>6</w:t>
            </w:r>
            <w:r w:rsidR="00713CF9">
              <w:rPr>
                <w:noProof/>
              </w:rPr>
              <w:fldChar w:fldCharType="end"/>
            </w:r>
            <w:bookmarkEnd w:id="138"/>
            <w:r>
              <w:t>: 13.8 volt rail during compressor turn-on after addition of an LC filter.</w:t>
            </w:r>
            <w:bookmarkEnd w:id="139"/>
            <w:bookmarkEnd w:id="140"/>
          </w:p>
        </w:tc>
      </w:tr>
    </w:tbl>
    <w:p w:rsidR="00C82D64" w:rsidRDefault="00FD7709" w:rsidP="00CA427F">
      <w:r>
        <w:t xml:space="preserve">In order to monitor the </w:t>
      </w:r>
      <w:r w:rsidR="00E40487">
        <w:t xml:space="preserve">state of the voltage rails, each one is </w:t>
      </w:r>
      <w:del w:id="141" w:author="Ed" w:date="2013-04-01T14:08:00Z">
        <w:r w:rsidR="00E40487" w:rsidDel="00C55C0D">
          <w:delText>monitored by</w:delText>
        </w:r>
      </w:del>
      <w:ins w:id="142" w:author="Ed" w:date="2013-04-01T14:08:00Z">
        <w:r w:rsidR="00C55C0D">
          <w:t>connected to</w:t>
        </w:r>
      </w:ins>
      <w:r w:rsidR="00E40487">
        <w:t xml:space="preserve"> an analog to digital converter (ADC) </w:t>
      </w:r>
      <w:del w:id="143" w:author="Ed" w:date="2013-04-01T14:08:00Z">
        <w:r w:rsidR="00E40487" w:rsidDel="00C55C0D">
          <w:delText>connected to</w:delText>
        </w:r>
      </w:del>
      <w:ins w:id="144" w:author="Ed" w:date="2013-04-01T14:08:00Z">
        <w:r w:rsidR="00C55C0D">
          <w:t>on</w:t>
        </w:r>
      </w:ins>
      <w:r w:rsidR="00E40487">
        <w:t xml:space="preserve"> the National Instruments Compact RIO that controls the drive base (see </w:t>
      </w:r>
      <w:r w:rsidR="0087344B">
        <w:fldChar w:fldCharType="begin"/>
      </w:r>
      <w:r w:rsidR="00610622">
        <w:instrText xml:space="preserve"> REF _Ref351926368 \p \h </w:instrText>
      </w:r>
      <w:r w:rsidR="0087344B">
        <w:fldChar w:fldCharType="separate"/>
      </w:r>
      <w:r w:rsidR="002557A2">
        <w:t>below</w:t>
      </w:r>
      <w:r w:rsidR="0087344B">
        <w:fldChar w:fldCharType="end"/>
      </w:r>
      <w:r w:rsidR="00E40487">
        <w:t xml:space="preserve">). The ADC monitors the main 24 volt bus, the 13.8 volt bus, the power supply to the cRIO (which is protected from rail droop by a peak </w:t>
      </w:r>
      <w:r w:rsidR="00E40487">
        <w:lastRenderedPageBreak/>
        <w:t xml:space="preserve">detector, as shown in </w:t>
      </w:r>
      <w:r w:rsidR="0087344B">
        <w:fldChar w:fldCharType="begin"/>
      </w:r>
      <w:r w:rsidR="00610622">
        <w:instrText xml:space="preserve"> REF _Ref351926554 \h </w:instrText>
      </w:r>
      <w:r w:rsidR="0087344B">
        <w:fldChar w:fldCharType="separate"/>
      </w:r>
      <w:r w:rsidR="002557A2">
        <w:t xml:space="preserve">Figure </w:t>
      </w:r>
      <w:r w:rsidR="002557A2">
        <w:rPr>
          <w:noProof/>
        </w:rPr>
        <w:t>4</w:t>
      </w:r>
      <w:r w:rsidR="0087344B">
        <w:fldChar w:fldCharType="end"/>
      </w:r>
      <w:r w:rsidR="00E40487">
        <w:t>), and the rail that powers the drive base, which is switched on and off by the emergency stop circuit.</w:t>
      </w:r>
    </w:p>
    <w:p w:rsidR="00C82D64" w:rsidRDefault="00C82D64" w:rsidP="001047D9">
      <w:pPr>
        <w:pStyle w:val="Heading2"/>
      </w:pPr>
      <w:bookmarkStart w:id="145" w:name="_Toc351468820"/>
      <w:bookmarkStart w:id="146" w:name="_Toc352053820"/>
      <w:bookmarkStart w:id="147" w:name="_Toc351997872"/>
      <w:commentRangeStart w:id="148"/>
      <w:commentRangeStart w:id="149"/>
      <w:r>
        <w:t>Sensors</w:t>
      </w:r>
      <w:bookmarkEnd w:id="145"/>
      <w:bookmarkEnd w:id="146"/>
      <w:bookmarkEnd w:id="147"/>
      <w:commentRangeEnd w:id="148"/>
      <w:r w:rsidR="00C55C0D">
        <w:rPr>
          <w:rStyle w:val="CommentReference"/>
          <w:rFonts w:ascii="Times New Roman" w:hAnsi="Times New Roman"/>
          <w:b w:val="0"/>
          <w:bCs/>
        </w:rPr>
        <w:commentReference w:id="148"/>
      </w:r>
      <w:commentRangeEnd w:id="149"/>
      <w:r w:rsidR="00C55C0D">
        <w:rPr>
          <w:rStyle w:val="CommentReference"/>
          <w:rFonts w:ascii="Times New Roman" w:hAnsi="Times New Roman"/>
          <w:b w:val="0"/>
          <w:bCs/>
        </w:rPr>
        <w:commentReference w:id="149"/>
      </w:r>
    </w:p>
    <w:p w:rsidR="00C82D64" w:rsidDel="008E6F27" w:rsidRDefault="00C82D64">
      <w:pPr>
        <w:pStyle w:val="Heading3"/>
        <w:rPr>
          <w:del w:id="150" w:author="Ed" w:date="2013-04-02T11:41:00Z"/>
        </w:rPr>
        <w:pPrChange w:id="151" w:author="Ed" w:date="2013-04-02T11:30:00Z">
          <w:pPr>
            <w:pStyle w:val="Heading2"/>
          </w:pPr>
        </w:pPrChange>
      </w:pPr>
      <w:bookmarkStart w:id="152" w:name="_Toc351468821"/>
      <w:bookmarkStart w:id="153" w:name="_Toc352053821"/>
      <w:bookmarkStart w:id="154" w:name="_Toc351997873"/>
      <w:del w:id="155" w:author="Ed" w:date="2013-04-02T11:41:00Z">
        <w:r w:rsidDel="008E6F27">
          <w:delText>Odometry</w:delText>
        </w:r>
        <w:bookmarkEnd w:id="152"/>
        <w:bookmarkEnd w:id="153"/>
        <w:bookmarkEnd w:id="154"/>
      </w:del>
    </w:p>
    <w:p w:rsidR="00C82D64" w:rsidDel="00BB0DEF" w:rsidRDefault="00C82D64" w:rsidP="00CA427F">
      <w:pPr>
        <w:rPr>
          <w:del w:id="156" w:author="Ed" w:date="2013-04-02T11:30:00Z"/>
        </w:rPr>
      </w:pPr>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xml:space="preserve">. The output of the wheel encoders is differentiated to get the wheel velocities, which are then fed as control inputs into a </w:t>
      </w:r>
      <w:proofErr w:type="spellStart"/>
      <w:r>
        <w:t>Kalman</w:t>
      </w:r>
      <w:proofErr w:type="spellEnd"/>
      <w:r>
        <w:t xml:space="preserve"> filter that outputs a robot pose estimate consisting of X and Y coordinates and a heading.</w:t>
      </w:r>
    </w:p>
    <w:p w:rsidR="00C82D64" w:rsidDel="00FC47C3" w:rsidRDefault="00C82D64">
      <w:pPr>
        <w:rPr>
          <w:del w:id="157" w:author="Ed" w:date="2013-04-02T09:25:00Z"/>
        </w:rPr>
        <w:pPrChange w:id="158" w:author="Ed" w:date="2013-04-02T11:30:00Z">
          <w:pPr>
            <w:pStyle w:val="Heading2"/>
          </w:pPr>
        </w:pPrChange>
      </w:pPr>
      <w:bookmarkStart w:id="159" w:name="_Toc351468822"/>
      <w:bookmarkStart w:id="160" w:name="_Toc352053822"/>
      <w:bookmarkStart w:id="161" w:name="_Toc351997874"/>
      <w:commentRangeStart w:id="162"/>
      <w:del w:id="163" w:author="Ed" w:date="2013-04-02T09:25:00Z">
        <w:r w:rsidDel="00FC47C3">
          <w:delText>Yaw Rate Sensor</w:delText>
        </w:r>
        <w:bookmarkEnd w:id="159"/>
        <w:bookmarkEnd w:id="160"/>
        <w:bookmarkEnd w:id="161"/>
        <w:commentRangeEnd w:id="162"/>
        <w:r w:rsidR="00A74B09" w:rsidDel="00FC47C3">
          <w:rPr>
            <w:rStyle w:val="CommentReference"/>
            <w:b/>
            <w:bCs/>
          </w:rPr>
          <w:commentReference w:id="162"/>
        </w:r>
      </w:del>
    </w:p>
    <w:p w:rsidR="00C82D64" w:rsidDel="00FC47C3" w:rsidRDefault="00C82D64">
      <w:pPr>
        <w:rPr>
          <w:del w:id="164" w:author="Ed" w:date="2013-04-02T09:25:00Z"/>
        </w:rPr>
      </w:pPr>
      <w:del w:id="165" w:author="Ed" w:date="2013-04-02T09:25:00Z">
        <w:r w:rsidDel="00FC47C3">
          <w:delText xml:space="preserve">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w:delText>
        </w:r>
        <w:r w:rsidDel="00FC47C3">
          <w:lastRenderedPageBreak/>
          <w:delText>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delText>
        </w:r>
        <w:r w:rsidR="00E811C4" w:rsidDel="00FC47C3">
          <w:delText xml:space="preserve"> The yaw rate sensor was ultimately disabled due to electrical problems.</w:delText>
        </w:r>
      </w:del>
    </w:p>
    <w:p w:rsidR="00C82D64" w:rsidRDefault="00C82D64">
      <w:pPr>
        <w:pPrChange w:id="166" w:author="Ed" w:date="2013-04-02T11:30:00Z">
          <w:pPr>
            <w:pStyle w:val="Heading2"/>
          </w:pPr>
        </w:pPrChange>
      </w:pPr>
      <w:bookmarkStart w:id="167" w:name="_Toc351468823"/>
      <w:bookmarkStart w:id="168" w:name="_Toc352053823"/>
      <w:bookmarkStart w:id="169" w:name="_Toc351997875"/>
      <w:del w:id="170" w:author="Ed" w:date="2013-04-02T11:30:00Z">
        <w:r w:rsidDel="00BB0DEF">
          <w:delText>Microsoft Kinect</w:delText>
        </w:r>
      </w:del>
      <w:bookmarkEnd w:id="167"/>
      <w:bookmarkEnd w:id="168"/>
      <w:bookmarkEnd w:id="169"/>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CA427F">
            <w:bookmarkStart w:id="171" w:name="_Toc351468824"/>
            <w:r>
              <w:rPr>
                <w:noProof/>
                <w:lang w:bidi="ar-SA"/>
              </w:rPr>
              <w:drawing>
                <wp:inline distT="0" distB="0" distL="0" distR="0" wp14:anchorId="4073917F" wp14:editId="2CA17A13">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20"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172" w:name="_Toc351997941"/>
            <w:bookmarkStart w:id="173" w:name="_Toc352587893"/>
            <w:r>
              <w:t xml:space="preserve">Figure </w:t>
            </w:r>
            <w:r w:rsidR="00713CF9">
              <w:fldChar w:fldCharType="begin"/>
            </w:r>
            <w:r w:rsidR="00713CF9">
              <w:instrText xml:space="preserve"> SEQ Figure \* ARABIC </w:instrText>
            </w:r>
            <w:r w:rsidR="00713CF9">
              <w:fldChar w:fldCharType="separate"/>
            </w:r>
            <w:r w:rsidR="002557A2">
              <w:rPr>
                <w:noProof/>
              </w:rPr>
              <w:t>7</w:t>
            </w:r>
            <w:r w:rsidR="00713CF9">
              <w:rPr>
                <w:noProof/>
              </w:rPr>
              <w:fldChar w:fldCharType="end"/>
            </w:r>
            <w:r>
              <w:t>: The Kinect field of view</w:t>
            </w:r>
            <w:bookmarkEnd w:id="172"/>
            <w:bookmarkEnd w:id="173"/>
          </w:p>
        </w:tc>
        <w:tc>
          <w:tcPr>
            <w:tcW w:w="4788" w:type="dxa"/>
            <w:vAlign w:val="bottom"/>
          </w:tcPr>
          <w:p w:rsidR="006A0A73" w:rsidRDefault="006A0A73" w:rsidP="00CA427F">
            <w:r>
              <w:rPr>
                <w:noProof/>
                <w:lang w:bidi="ar-SA"/>
              </w:rPr>
              <w:drawing>
                <wp:inline distT="0" distB="0" distL="0" distR="0" wp14:anchorId="49D4EE0A" wp14:editId="08BCC5E2">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21"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174" w:name="_Toc351997942"/>
            <w:bookmarkStart w:id="175" w:name="_Toc352587894"/>
            <w:r>
              <w:t xml:space="preserve">Figure </w:t>
            </w:r>
            <w:r w:rsidR="00713CF9">
              <w:fldChar w:fldCharType="begin"/>
            </w:r>
            <w:r w:rsidR="00713CF9">
              <w:instrText xml:space="preserve"> SEQ Figure \* ARABIC </w:instrText>
            </w:r>
            <w:r w:rsidR="00713CF9">
              <w:fldChar w:fldCharType="separate"/>
            </w:r>
            <w:r w:rsidR="002557A2">
              <w:rPr>
                <w:noProof/>
              </w:rPr>
              <w:t>8</w:t>
            </w:r>
            <w:r w:rsidR="00713CF9">
              <w:rPr>
                <w:noProof/>
              </w:rPr>
              <w:fldChar w:fldCharType="end"/>
            </w:r>
            <w:r>
              <w:t>: The Kinect mounted to the robot</w:t>
            </w:r>
            <w:bookmarkEnd w:id="174"/>
            <w:bookmarkEnd w:id="175"/>
          </w:p>
        </w:tc>
      </w:tr>
    </w:tbl>
    <w:p w:rsidR="00C82D64" w:rsidRDefault="00C82D64" w:rsidP="00CA427F">
      <w:r>
        <w:t xml:space="preserve">The Microsoft Kinect is an RGBD (Red, Green, Blue, </w:t>
      </w:r>
      <w:proofErr w:type="gramStart"/>
      <w:r>
        <w:t>Depth</w:t>
      </w:r>
      <w:proofErr w:type="gramEnd"/>
      <w:r>
        <w:t xml:space="preserve">) camera marketed as a gaming controller. </w:t>
      </w:r>
      <w:del w:id="176" w:author="Ed" w:date="2013-04-01T14:14:00Z">
        <w:r w:rsidDel="00C26887">
          <w:delText>ABBY</w:delText>
        </w:r>
      </w:del>
      <w:ins w:id="177" w:author="Ed" w:date="2013-04-01T14:14:00Z">
        <w:r w:rsidR="00C26887">
          <w:t>ABBY</w:t>
        </w:r>
      </w:ins>
      <w:r>
        <w:t xml:space="preserve">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rsidR="00C82D64" w:rsidDel="00BB0DEF" w:rsidRDefault="00C82D64">
      <w:pPr>
        <w:pStyle w:val="Heading3"/>
        <w:rPr>
          <w:del w:id="178" w:author="Ed" w:date="2013-04-02T11:30:00Z"/>
        </w:rPr>
        <w:pPrChange w:id="179" w:author="Ed" w:date="2013-04-02T11:30:00Z">
          <w:pPr>
            <w:pStyle w:val="Heading2"/>
          </w:pPr>
        </w:pPrChange>
      </w:pPr>
      <w:bookmarkStart w:id="180" w:name="_Toc352053824"/>
      <w:bookmarkStart w:id="181" w:name="_Toc351997876"/>
      <w:del w:id="182" w:author="Ed" w:date="2013-04-02T11:30:00Z">
        <w:r w:rsidDel="00BB0DEF">
          <w:lastRenderedPageBreak/>
          <w:delText>Sick LMS-291</w:delText>
        </w:r>
        <w:bookmarkEnd w:id="171"/>
        <w:bookmarkEnd w:id="180"/>
        <w:bookmarkEnd w:id="181"/>
      </w:del>
    </w:p>
    <w:p w:rsidR="00C82D64" w:rsidRPr="00373846" w:rsidRDefault="00C82D64" w:rsidP="00CA427F">
      <w:r>
        <w:t>An LMS-291 laser ranging sensor (LIDAR) from SICK AG</w:t>
      </w:r>
      <w:ins w:id="183" w:author="Ed" w:date="2013-04-02T11:42:00Z">
        <w:r w:rsidR="008E6F27">
          <w:t xml:space="preserve"> of </w:t>
        </w:r>
        <w:proofErr w:type="spellStart"/>
        <w:r w:rsidR="008E6F27" w:rsidRPr="008E6F27">
          <w:t>Waldkirch</w:t>
        </w:r>
        <w:proofErr w:type="spellEnd"/>
        <w:r w:rsidR="008E6F27" w:rsidRPr="008E6F27">
          <w:t>, Germany</w:t>
        </w:r>
      </w:ins>
      <w:r>
        <w:t xml:space="preserve"> is mounted horizontally to the front of the robot. The LIDAR provides planar range scans of a 180 degree arc in front of the robot. These range data are used for localization and obstacle detection.</w:t>
      </w:r>
    </w:p>
    <w:p w:rsidR="00C82D64" w:rsidRDefault="00C82D64" w:rsidP="001047D9">
      <w:pPr>
        <w:pStyle w:val="Heading2"/>
      </w:pPr>
      <w:bookmarkStart w:id="184" w:name="_Toc351468825"/>
      <w:bookmarkStart w:id="185" w:name="_Toc352053825"/>
      <w:bookmarkStart w:id="186" w:name="_Toc351997877"/>
      <w:r>
        <w:t>Computing Hardware</w:t>
      </w:r>
      <w:bookmarkEnd w:id="184"/>
      <w:bookmarkEnd w:id="185"/>
      <w:bookmarkEnd w:id="186"/>
    </w:p>
    <w:p w:rsidR="00C82D64" w:rsidRDefault="00C82D64" w:rsidP="00CA427F">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Pr="001047D9" w:rsidRDefault="00C82D64">
      <w:pPr>
        <w:pStyle w:val="Heading3"/>
        <w:pPrChange w:id="187" w:author="Ed" w:date="2013-04-02T11:32:00Z">
          <w:pPr>
            <w:pStyle w:val="Heading2"/>
          </w:pPr>
        </w:pPrChange>
      </w:pPr>
      <w:bookmarkStart w:id="188" w:name="_Toc351468826"/>
      <w:bookmarkStart w:id="189" w:name="_Toc352053826"/>
      <w:bookmarkStart w:id="190" w:name="_Toc351997878"/>
      <w:r>
        <w:t>PC</w:t>
      </w:r>
      <w:bookmarkEnd w:id="188"/>
      <w:bookmarkEnd w:id="189"/>
      <w:bookmarkEnd w:id="190"/>
    </w:p>
    <w:p w:rsidR="00C82D64" w:rsidRDefault="00C82D64" w:rsidP="00CA427F">
      <w:r>
        <w:t xml:space="preserve">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w:t>
      </w:r>
      <w:del w:id="191" w:author="Ed" w:date="2013-04-01T14:10:00Z">
        <w:r w:rsidDel="00A74B09">
          <w:delText>perception task, which involves performing object recognition on point clouds from the Kinect.</w:delText>
        </w:r>
      </w:del>
      <w:ins w:id="192" w:author="Ed" w:date="2013-04-01T14:10:00Z">
        <w:r w:rsidR="00A74B09">
          <w:t>tasks of filtering the robot’s links out of the Kinect point cloud and maintaining a collision map.</w:t>
        </w:r>
      </w:ins>
    </w:p>
    <w:p w:rsidR="00C82D64" w:rsidRDefault="00C82D64" w:rsidP="00CA427F">
      <w:r>
        <w:t xml:space="preserve">The computer was </w:t>
      </w:r>
      <w:del w:id="193" w:author="Ed" w:date="2013-04-02T11:42:00Z">
        <w:r w:rsidDel="008E6F27">
          <w:delText xml:space="preserve">designed </w:delText>
        </w:r>
      </w:del>
      <w:ins w:id="194" w:author="Ed" w:date="2013-04-02T11:42:00Z">
        <w:r w:rsidR="008E6F27">
          <w:t xml:space="preserve">specified </w:t>
        </w:r>
      </w:ins>
      <w:r>
        <w:t xml:space="preserve">so as to balance cost, physical size, and processing power. The computer’s motherboard is an ASUS micro-ATX motherboard, which was chosen over the smaller mini-ITX form factor because many mini-ITX boards were found to have poor thermal management during the construction of </w:t>
      </w:r>
      <w:del w:id="195" w:author="Ed" w:date="2013-04-01T14:11:00Z">
        <w:r w:rsidDel="00A74B09">
          <w:delText>Otto</w:delText>
        </w:r>
      </w:del>
      <w:ins w:id="196" w:author="Ed" w:date="2013-04-01T14:11:00Z">
        <w:r w:rsidR="00A74B09">
          <w:t>the autonomous wheelchair OTTO</w:t>
        </w:r>
      </w:ins>
      <w:r>
        <w:t xml:space="preserve">. The case chosen was the smallest micro-ATX case available </w:t>
      </w:r>
      <w:del w:id="197" w:author="Ed" w:date="2013-04-01T14:11:00Z">
        <w:r w:rsidDel="00A74B09">
          <w:delText xml:space="preserve">at the </w:delText>
        </w:r>
        <w:r w:rsidDel="00A74B09">
          <w:lastRenderedPageBreak/>
          <w:delText xml:space="preserve">time </w:delText>
        </w:r>
      </w:del>
      <w:r>
        <w:t xml:space="preserve">from major computer vendors, measuring </w:t>
      </w:r>
      <w:ins w:id="198" w:author="Ed" w:date="2013-04-01T14:12:00Z">
        <w:r w:rsidR="00A74B09">
          <w:t>0.33m x 0.10 m x 0.39 m</w:t>
        </w:r>
      </w:ins>
      <w:del w:id="199" w:author="Ed" w:date="2013-04-01T14:12:00Z">
        <w:r w:rsidDel="00A74B09">
          <w:delText>13.00" x 3.80" x 15.40"</w:delText>
        </w:r>
      </w:del>
      <w:r>
        <w:t>. The case came equipped with a compact AC power supply, but this was replaced with a 24 volt DC power supply so that the robot would not need a</w:t>
      </w:r>
      <w:del w:id="200" w:author="Ed" w:date="2013-04-01T14:13:00Z">
        <w:r w:rsidDel="00C26887">
          <w:delText>n</w:delText>
        </w:r>
      </w:del>
      <w:r>
        <w:t xml:space="preserve"> </w:t>
      </w:r>
      <w:ins w:id="201" w:author="Ed" w:date="2013-04-01T14:13:00Z">
        <w:r w:rsidR="00C26887">
          <w:t xml:space="preserve">second </w:t>
        </w:r>
      </w:ins>
      <w:r>
        <w:t>inverter to supply 115 volts AC</w:t>
      </w:r>
      <w:del w:id="202" w:author="Ed" w:date="2013-04-01T14:13:00Z">
        <w:r w:rsidDel="00C26887">
          <w:delText xml:space="preserve"> to the PC power supply</w:delText>
        </w:r>
      </w:del>
      <w:r>
        <w:t xml:space="preserve">. The computer case and power supply combined cost $155, with the majority of the cost ($90) going toward the DC power </w:t>
      </w:r>
      <w:commentRangeStart w:id="203"/>
      <w:r>
        <w:t>supply</w:t>
      </w:r>
      <w:commentRangeEnd w:id="203"/>
      <w:r w:rsidR="008E6F27">
        <w:rPr>
          <w:rStyle w:val="CommentReference"/>
        </w:rPr>
        <w:commentReference w:id="203"/>
      </w:r>
      <w:r>
        <w:t>.</w:t>
      </w:r>
    </w:p>
    <w:p w:rsidR="00C82D64" w:rsidRDefault="00C82D64" w:rsidP="00CA427F">
      <w:r>
        <w:t xml:space="preserve">The PC’s </w:t>
      </w:r>
      <w:del w:id="204" w:author="Ed" w:date="2013-04-01T14:13:00Z">
        <w:r w:rsidDel="00C26887">
          <w:delText xml:space="preserve">computing hardware is fairly moderate and represents a balance between cost and computing power. The </w:delText>
        </w:r>
      </w:del>
      <w:r>
        <w:t>processor is an Intel i5 2500k, a four-core processor utilizing Intel’s Sandy Bridge architecture clocked at 3.2 GHz. The PC also has 8 gigabytes of DDR3 RAM and a solid state hard drive</w:t>
      </w:r>
      <w:ins w:id="205" w:author="Ed" w:date="2013-04-02T11:45:00Z">
        <w:r w:rsidR="008E6F27">
          <w:t xml:space="preserve">, which would have cost </w:t>
        </w:r>
      </w:ins>
      <w:ins w:id="206" w:author="Ed" w:date="2013-04-02T11:46:00Z">
        <w:r w:rsidR="008E6F27">
          <w:t>about $50</w:t>
        </w:r>
      </w:ins>
      <w:r>
        <w:t xml:space="preserve">. The motherboard, processor, and RAM were purchased specifically for this robot at a cost of $342. </w:t>
      </w:r>
      <w:del w:id="207" w:author="Ed" w:date="2013-04-02T11:46:00Z">
        <w:r w:rsidDel="008E6F27">
          <w:delText xml:space="preserve">The solid state drive was recycled from a previous robot computer, but would have cost on the order of $50.. </w:delText>
        </w:r>
      </w:del>
      <w:r>
        <w:t xml:space="preserve">Combined, the total cost of the PC for the robot was </w:t>
      </w:r>
      <w:ins w:id="208" w:author="Ed" w:date="2013-04-02T11:46:00Z">
        <w:r w:rsidR="00D12086">
          <w:t xml:space="preserve">about </w:t>
        </w:r>
      </w:ins>
      <w:r>
        <w:t>$</w:t>
      </w:r>
      <w:del w:id="209" w:author="Ed" w:date="2013-04-02T11:46:00Z">
        <w:r w:rsidDel="00D12086">
          <w:delText xml:space="preserve">497 </w:delText>
        </w:r>
      </w:del>
      <w:ins w:id="210" w:author="Ed" w:date="2013-04-02T11:46:00Z">
        <w:r w:rsidR="00D12086">
          <w:t>550</w:t>
        </w:r>
      </w:ins>
      <w:del w:id="211" w:author="Ed" w:date="2013-04-02T11:47:00Z">
        <w:r w:rsidDel="00D12086">
          <w:delText>plus the cost of the hard drive</w:delText>
        </w:r>
      </w:del>
      <w:r>
        <w:t xml:space="preserve">. This cost is consistent with the goal of producing a low-cost mobile manipulation platform, and </w:t>
      </w:r>
      <w:del w:id="212" w:author="Ed" w:date="2013-04-01T14:14:00Z">
        <w:r w:rsidDel="00C26887">
          <w:delText xml:space="preserve">would </w:delText>
        </w:r>
      </w:del>
      <w:ins w:id="213" w:author="Ed" w:date="2013-04-01T14:14:00Z">
        <w:r w:rsidR="00C26887">
          <w:t xml:space="preserve">will </w:t>
        </w:r>
      </w:ins>
      <w:r>
        <w:t>continue to drop as computer processers become cheaper and more powerful.</w:t>
      </w:r>
    </w:p>
    <w:p w:rsidR="00C82D64" w:rsidRDefault="00C82D64">
      <w:pPr>
        <w:pStyle w:val="Heading3"/>
        <w:pPrChange w:id="214" w:author="Ed" w:date="2013-04-02T11:32:00Z">
          <w:pPr>
            <w:pStyle w:val="Heading2"/>
          </w:pPr>
        </w:pPrChange>
      </w:pPr>
      <w:bookmarkStart w:id="215" w:name="_Toc351468827"/>
      <w:bookmarkStart w:id="216" w:name="_Ref351926368"/>
      <w:bookmarkStart w:id="217" w:name="_Toc352053827"/>
      <w:bookmarkStart w:id="218" w:name="_Toc351997879"/>
      <w:r>
        <w:t>National Instruments cRIO</w:t>
      </w:r>
      <w:bookmarkEnd w:id="215"/>
      <w:bookmarkEnd w:id="216"/>
      <w:bookmarkEnd w:id="217"/>
      <w:bookmarkEnd w:id="218"/>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w:t>
      </w:r>
      <w:r>
        <w:lastRenderedPageBreak/>
        <w:t xml:space="preserve">reconfigurable IO slots accept a myriad of modules sold by National Instruments ranging from analog to digital converters to serial bus interfaces. </w:t>
      </w:r>
      <w:del w:id="219" w:author="Ed" w:date="2013-04-01T14:14:00Z">
        <w:r w:rsidDel="00C26887">
          <w:delText>Abby</w:delText>
        </w:r>
      </w:del>
      <w:ins w:id="220" w:author="Ed" w:date="2013-04-01T14:14:00Z">
        <w:r w:rsidR="00C26887">
          <w:t>ABBY</w:t>
        </w:r>
      </w:ins>
      <w:r>
        <w:t>’s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CA427F">
      <w:r>
        <w:t xml:space="preserve">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w:t>
      </w:r>
      <w:proofErr w:type="spellStart"/>
      <w:r>
        <w:t>ms</w:t>
      </w:r>
      <w:proofErr w:type="spellEnd"/>
      <w:r>
        <w:t xml:space="preserve">) and is sensitive to the lag that can occur even in a real-time operating system, it is implemented on the FPGA. In addition to this minimal processing, the FPGA acts as a bridge between the IO connections and the </w:t>
      </w:r>
      <w:proofErr w:type="spellStart"/>
      <w:r>
        <w:t>cRIO’s</w:t>
      </w:r>
      <w:proofErr w:type="spellEnd"/>
      <w:r>
        <w:t xml:space="preserve"> PowerPC processor.</w:t>
      </w:r>
    </w:p>
    <w:p w:rsidR="00C82D64" w:rsidRDefault="00C82D64" w:rsidP="00CA427F">
      <w:r>
        <w:t xml:space="preserve">In addition to the FPGA, the robot uses the </w:t>
      </w:r>
      <w:proofErr w:type="spellStart"/>
      <w:r>
        <w:t>cRIO’s</w:t>
      </w:r>
      <w:proofErr w:type="spellEnd"/>
      <w:r>
        <w:t xml:space="preserve"> PowerPC processor for low-level processing related to the operation and control of the drive base. The robot’s physical state observer (PSO) takes in the current encoder counts and yaw rate sensor measurements from the FGPA and uses a </w:t>
      </w:r>
      <w:proofErr w:type="spellStart"/>
      <w:r>
        <w:t>Kalman</w:t>
      </w:r>
      <w:proofErr w:type="spellEnd"/>
      <w:r>
        <w:t xml:space="preserve"> filter to generate an estimate of the robot’s current position. The PSO used on this r</w:t>
      </w:r>
      <w:r w:rsidR="00380F8D">
        <w:t xml:space="preserve">obot is described in detail in </w:t>
      </w:r>
      <w:r w:rsidR="0087344B">
        <w:fldChar w:fldCharType="begin"/>
      </w:r>
      <w:ins w:id="221" w:author="Ed" w:date="2013-04-02T10:35:00Z">
        <w:r w:rsidR="00FC6366">
          <w:instrText xml:space="preserve"> ADDIN ZOTERO_ITEM CSL_CITATION {"citationID":"esld1g2sf","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222" w:author="Ed" w:date="2013-04-02T10:35:00Z">
        <w:r w:rsidR="00380F8D" w:rsidDel="00FC6366">
          <w:del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223" w:author="Ed" w:date="2013-04-02T10:35:00Z">
        <w:r w:rsidR="00FC6366" w:rsidRPr="00FC6366">
          <w:t>[11]</w:t>
        </w:r>
      </w:ins>
      <w:del w:id="224" w:author="Ed" w:date="2013-04-02T10:35:00Z">
        <w:r w:rsidR="00380F8D" w:rsidRPr="00FC6366" w:rsidDel="00FC6366">
          <w:delText>[10]</w:delText>
        </w:r>
      </w:del>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pPr>
        <w:pStyle w:val="Heading3"/>
        <w:pPrChange w:id="225" w:author="Ed" w:date="2013-04-02T11:32:00Z">
          <w:pPr>
            <w:pStyle w:val="Heading2"/>
          </w:pPr>
        </w:pPrChange>
      </w:pPr>
      <w:bookmarkStart w:id="226" w:name="_Toc351468828"/>
      <w:bookmarkStart w:id="227" w:name="_Toc352053828"/>
      <w:bookmarkStart w:id="228" w:name="_Toc351997880"/>
      <w:r>
        <w:lastRenderedPageBreak/>
        <w:t>ABB IRC5</w:t>
      </w:r>
      <w:bookmarkEnd w:id="226"/>
      <w:bookmarkEnd w:id="227"/>
      <w:bookmarkEnd w:id="228"/>
    </w:p>
    <w:p w:rsidR="00C82D64" w:rsidRDefault="00C82D64" w:rsidP="00CA427F">
      <w:r>
        <w:t xml:space="preserve">The ABB IRB-120 robotic arm </w:t>
      </w:r>
      <w:del w:id="229" w:author="Ed" w:date="2013-04-02T11:47:00Z">
        <w:r w:rsidDel="001B61F0">
          <w:delText>can only be</w:delText>
        </w:r>
      </w:del>
      <w:ins w:id="230" w:author="Ed" w:date="2013-04-02T11:47:00Z">
        <w:r w:rsidR="001B61F0">
          <w:t>is</w:t>
        </w:r>
      </w:ins>
      <w:r>
        <w:t xml:space="preserve"> controlled by ABB’s IRC5 Compact robot controller. This controller contains all of the processing hardware and power electronics to control the arm. It runs a </w:t>
      </w:r>
      <w:del w:id="231" w:author="Ed" w:date="2013-04-01T14:14:00Z">
        <w:r w:rsidDel="00C26887">
          <w:delText xml:space="preserve">custom </w:delText>
        </w:r>
      </w:del>
      <w:ins w:id="232" w:author="Ed" w:date="2013-04-01T14:14:00Z">
        <w:r w:rsidR="00C26887">
          <w:t xml:space="preserve">proprietary </w:t>
        </w:r>
      </w:ins>
      <w:r>
        <w:t xml:space="preserve">real-time operating system that </w:t>
      </w:r>
      <w:del w:id="233" w:author="Ed" w:date="2013-04-02T11:48:00Z">
        <w:r w:rsidDel="001B61F0">
          <w:delText>can only</w:delText>
        </w:r>
      </w:del>
      <w:ins w:id="234" w:author="Ed" w:date="2013-04-02T11:48:00Z">
        <w:r w:rsidR="001B61F0">
          <w:t>must</w:t>
        </w:r>
      </w:ins>
      <w:r>
        <w:t xml:space="preserve"> be programmed in ABB’s </w:t>
      </w:r>
      <w:del w:id="235" w:author="Ed" w:date="2013-04-01T14:14:00Z">
        <w:r w:rsidDel="00C26887">
          <w:delText xml:space="preserve">proprietary </w:delText>
        </w:r>
      </w:del>
      <w:r>
        <w:t xml:space="preserve">RAPID programming language. Although the IRC5 has built-in software to perform inverse kinematics and path planning, </w:t>
      </w:r>
      <w:del w:id="236" w:author="Ed" w:date="2013-04-02T11:48:00Z">
        <w:r w:rsidDel="001B61F0">
          <w:delText xml:space="preserve">it is very finicky about avoiding singularities, and </w:delText>
        </w:r>
      </w:del>
      <w:r>
        <w:t xml:space="preserve">the preferred method of programming it is to “teach” it by manually moving the robot to points. Although this method is useful in industrial environments where the robot executes a predefined path, it is not </w:t>
      </w:r>
      <w:del w:id="237" w:author="Ed" w:date="2013-04-01T14:15:00Z">
        <w:r w:rsidDel="00C26887">
          <w:delText xml:space="preserve">possible </w:delText>
        </w:r>
      </w:del>
      <w:ins w:id="238" w:author="Ed" w:date="2013-04-01T14:15:00Z">
        <w:r w:rsidR="00C26887">
          <w:t xml:space="preserve">compatible </w:t>
        </w:r>
      </w:ins>
      <w:r>
        <w:t xml:space="preserve">with a dynamic planner. Because of these limitations of the RAPID programming language and operating system, </w:t>
      </w:r>
      <w:del w:id="239" w:author="Ed" w:date="2013-04-01T14:15:00Z">
        <w:r w:rsidDel="00C26887">
          <w:delText xml:space="preserve">we limited </w:delText>
        </w:r>
      </w:del>
      <w:r>
        <w:t xml:space="preserve">the software </w:t>
      </w:r>
      <w:del w:id="240" w:author="Ed" w:date="2013-04-01T14:15:00Z">
        <w:r w:rsidDel="00C26887">
          <w:delText xml:space="preserve">running </w:delText>
        </w:r>
      </w:del>
      <w:r>
        <w:t xml:space="preserve">on the controller </w:t>
      </w:r>
      <w:del w:id="241" w:author="Ed" w:date="2013-04-01T14:15:00Z">
        <w:r w:rsidDel="00C26887">
          <w:delText xml:space="preserve">to </w:delText>
        </w:r>
      </w:del>
      <w:ins w:id="242" w:author="Ed" w:date="2013-04-01T14:15:00Z">
        <w:r w:rsidR="00C26887">
          <w:t xml:space="preserve">performs </w:t>
        </w:r>
      </w:ins>
      <w:r>
        <w:t>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Del="00C26887" w:rsidRDefault="00C82D64" w:rsidP="00CA427F">
      <w:pPr>
        <w:rPr>
          <w:del w:id="243" w:author="Ed" w:date="2013-04-01T14:18:00Z"/>
        </w:rPr>
      </w:pPr>
      <w:del w:id="244" w:author="Ed" w:date="2013-04-01T14:18:00Z">
        <w:r w:rsidDel="00C26887">
          <w:delText xml:space="preserve">In addition to the real-time RAPID operating system, there is a second computer connected to the IRC5 Compact cabinet, the FlexPendant. The FlexPendant is a handheld touchscreen computer running a custom software package under Windows CE. On </w:delText>
        </w:r>
        <w:r w:rsidRPr="004C3DE8" w:rsidDel="00C26887">
          <w:delText>this robot, the FlexPendant is used only by operators as a monitor for the IRC5 status. It is possible to run the robot “headless” with the FlexPendant disconnected.</w:delText>
        </w:r>
      </w:del>
    </w:p>
    <w:p w:rsidR="00C82D64" w:rsidRPr="004C3DE8" w:rsidRDefault="00C82D64" w:rsidP="001047D9">
      <w:pPr>
        <w:pStyle w:val="Heading2"/>
      </w:pPr>
      <w:bookmarkStart w:id="245" w:name="__RefHeading__530_1800207281"/>
      <w:bookmarkStart w:id="246" w:name="_Toc351468829"/>
      <w:bookmarkStart w:id="247" w:name="_Toc352053829"/>
      <w:bookmarkStart w:id="248" w:name="_Toc351997881"/>
      <w:bookmarkEnd w:id="245"/>
      <w:r w:rsidRPr="004C3DE8">
        <w:lastRenderedPageBreak/>
        <w:t>R</w:t>
      </w:r>
      <w:ins w:id="249" w:author="Ed" w:date="2013-04-02T11:49:00Z">
        <w:r w:rsidR="001B61F0">
          <w:t xml:space="preserve">obot </w:t>
        </w:r>
      </w:ins>
      <w:r w:rsidRPr="004C3DE8">
        <w:t>O</w:t>
      </w:r>
      <w:ins w:id="250" w:author="Ed" w:date="2013-04-02T11:49:00Z">
        <w:r w:rsidR="001B61F0">
          <w:t xml:space="preserve">perating </w:t>
        </w:r>
      </w:ins>
      <w:r w:rsidRPr="004C3DE8">
        <w:t>S</w:t>
      </w:r>
      <w:ins w:id="251" w:author="Ed" w:date="2013-04-02T11:49:00Z">
        <w:r w:rsidR="001B61F0">
          <w:t>ystem</w:t>
        </w:r>
      </w:ins>
      <w:del w:id="252" w:author="Ed" w:date="2013-04-02T11:49:00Z">
        <w:r w:rsidRPr="004C3DE8" w:rsidDel="001B61F0">
          <w:delText xml:space="preserve"> Framework</w:delText>
        </w:r>
      </w:del>
      <w:bookmarkEnd w:id="246"/>
      <w:bookmarkEnd w:id="247"/>
      <w:bookmarkEnd w:id="248"/>
    </w:p>
    <w:p w:rsidR="00C82D64" w:rsidRDefault="00C82D64" w:rsidP="00CA427F">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CA427F">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organized into hierarchical namespaces. ROS nodes can publish messages to one or more topics for other nodes to subscribe to. Many ROS nodes </w:t>
      </w:r>
      <w:del w:id="253" w:author="Ed" w:date="2013-04-01T14:18:00Z">
        <w:r w:rsidDel="00C26887">
          <w:delText xml:space="preserve">can </w:delText>
        </w:r>
      </w:del>
      <w:ins w:id="254" w:author="Ed" w:date="2013-04-01T14:18:00Z">
        <w:r w:rsidR="00C26887">
          <w:t xml:space="preserve">may </w:t>
        </w:r>
      </w:ins>
      <w:r>
        <w:t xml:space="preserve">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del w:id="255" w:author="Ed" w:date="2013-04-02T10:25:00Z">
        <w:r w:rsidR="000942D4" w:rsidDel="002D6416">
          <w:delText>.</w:delText>
        </w:r>
      </w:del>
      <w:r w:rsidR="0087344B">
        <w:fldChar w:fldCharType="begin"/>
      </w:r>
      <w:ins w:id="256" w:author="Ed" w:date="2013-04-02T10:35:00Z">
        <w:r w:rsidR="00FC6366">
          <w:instrText xml:space="preserve"> ADDIN ZOTERO_ITEM CSL_CITATION {"citationID":"4itaqa0it","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257" w:author="Ed" w:date="2013-04-02T10:35:00Z">
        <w:r w:rsidR="00380F8D" w:rsidDel="00FC6366">
          <w:del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258" w:author="Ed" w:date="2013-04-02T10:35:00Z">
        <w:r w:rsidR="00FC6366" w:rsidRPr="00FC6366">
          <w:t>[12]</w:t>
        </w:r>
      </w:ins>
      <w:del w:id="259" w:author="Ed" w:date="2013-04-02T10:35:00Z">
        <w:r w:rsidR="00380F8D" w:rsidRPr="00FC6366" w:rsidDel="00FC6366">
          <w:delText>[11]</w:delText>
        </w:r>
      </w:del>
      <w:r w:rsidR="0087344B">
        <w:fldChar w:fldCharType="end"/>
      </w:r>
      <w:ins w:id="260" w:author="Ed" w:date="2013-04-02T10:25:00Z">
        <w:r w:rsidR="002D6416">
          <w:t>.</w:t>
        </w:r>
      </w:ins>
    </w:p>
    <w:p w:rsidR="00C82D64" w:rsidRDefault="00C82D64" w:rsidP="00CA427F">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w:t>
      </w:r>
      <w:r>
        <w:lastRenderedPageBreak/>
        <w:t>to the service server containing parameters or data to be processed. The service server performs the service requested and sends a reply message</w:t>
      </w:r>
      <w:del w:id="261" w:author="Ed" w:date="2013-04-01T14:18:00Z">
        <w:r w:rsidDel="00C26887">
          <w:delText>; the reply message</w:delText>
        </w:r>
      </w:del>
      <w:r>
        <w:t xml:space="preserve"> containing processed data or a status message </w:t>
      </w:r>
      <w:r w:rsidR="000942D4">
        <w:t>about the service</w:t>
      </w:r>
      <w:del w:id="262" w:author="Ed" w:date="2013-04-02T10:25:00Z">
        <w:r w:rsidR="000942D4" w:rsidDel="002D6416">
          <w:delText>.</w:delText>
        </w:r>
      </w:del>
      <w:r w:rsidR="0087344B">
        <w:fldChar w:fldCharType="begin"/>
      </w:r>
      <w:ins w:id="263" w:author="Ed" w:date="2013-04-02T10:35:00Z">
        <w:r w:rsidR="00FC6366">
          <w:instrText xml:space="preserve"> ADDIN ZOTERO_ITEM CSL_CITATION {"citationID":"r17dll8ml","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264" w:author="Ed" w:date="2013-04-02T10:35:00Z">
        <w:r w:rsidR="00380F8D" w:rsidDel="00FC6366">
          <w:del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265" w:author="Ed" w:date="2013-04-02T10:35:00Z">
        <w:r w:rsidR="00FC6366" w:rsidRPr="00FC6366">
          <w:t>[12]</w:t>
        </w:r>
      </w:ins>
      <w:del w:id="266" w:author="Ed" w:date="2013-04-02T10:35:00Z">
        <w:r w:rsidR="00380F8D" w:rsidRPr="00FC6366" w:rsidDel="00FC6366">
          <w:delText>[11]</w:delText>
        </w:r>
      </w:del>
      <w:r w:rsidR="0087344B">
        <w:fldChar w:fldCharType="end"/>
      </w:r>
      <w:ins w:id="267" w:author="Ed" w:date="2013-04-02T10:25:00Z">
        <w:r w:rsidR="002D6416">
          <w:t>.</w:t>
        </w:r>
      </w:ins>
    </w:p>
    <w:p w:rsidR="00C82D64" w:rsidRDefault="00C82D64" w:rsidP="00CA427F">
      <w:r>
        <w:t>ROS also provides an</w:t>
      </w:r>
      <w:del w:id="268" w:author="Ed" w:date="2013-04-01T14:18:00Z">
        <w:r w:rsidDel="00C26887">
          <w:delText>d</w:delText>
        </w:r>
      </w:del>
      <w:r>
        <w:t xml:space="preserve">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rns the result of the process</w:t>
      </w:r>
      <w:del w:id="269" w:author="Ed" w:date="2013-04-02T10:25:00Z">
        <w:r w:rsidR="000942D4" w:rsidDel="002D6416">
          <w:delText xml:space="preserve">. </w:delText>
        </w:r>
      </w:del>
      <w:r w:rsidR="0087344B">
        <w:fldChar w:fldCharType="begin"/>
      </w:r>
      <w:ins w:id="270" w:author="Ed" w:date="2013-04-02T10:35:00Z">
        <w:r w:rsidR="00FC6366">
          <w:instrText xml:space="preserve"> ADDIN ZOTERO_ITEM CSL_CITATION {"citationID":"1bs671p95v","properties":{"formattedCitation":"[13]","plainCitation":"[13]"},"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ins>
      <w:del w:id="271" w:author="Ed" w:date="2013-04-02T10:35:00Z">
        <w:r w:rsidR="00380F8D" w:rsidDel="00FC6366">
          <w:del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delInstrText>
        </w:r>
      </w:del>
      <w:r w:rsidR="0087344B">
        <w:fldChar w:fldCharType="separate"/>
      </w:r>
      <w:ins w:id="272" w:author="Ed" w:date="2013-04-02T10:35:00Z">
        <w:r w:rsidR="00FC6366" w:rsidRPr="00FC6366">
          <w:t>[13]</w:t>
        </w:r>
      </w:ins>
      <w:del w:id="273" w:author="Ed" w:date="2013-04-02T10:35:00Z">
        <w:r w:rsidR="00380F8D" w:rsidRPr="00FC6366" w:rsidDel="00FC6366">
          <w:delText>[12]</w:delText>
        </w:r>
      </w:del>
      <w:r w:rsidR="0087344B">
        <w:fldChar w:fldCharType="end"/>
      </w:r>
      <w:ins w:id="274" w:author="Ed" w:date="2013-04-02T10:25:00Z">
        <w:r w:rsidR="002D6416">
          <w:t>.</w:t>
        </w:r>
      </w:ins>
    </w:p>
    <w:p w:rsidR="00C82D64" w:rsidRDefault="00C82D64">
      <w:pPr>
        <w:pStyle w:val="Heading3"/>
        <w:pPrChange w:id="275" w:author="Ed" w:date="2013-04-02T11:33:00Z">
          <w:pPr>
            <w:pStyle w:val="Heading2"/>
          </w:pPr>
        </w:pPrChange>
      </w:pPr>
      <w:bookmarkStart w:id="276" w:name="_Toc351468830"/>
      <w:bookmarkStart w:id="277" w:name="_Toc352053830"/>
      <w:bookmarkStart w:id="278" w:name="_Toc351997882"/>
      <w:r>
        <w:t>The Robot Model</w:t>
      </w:r>
      <w:bookmarkEnd w:id="276"/>
      <w:bookmarkEnd w:id="277"/>
      <w:bookmarkEnd w:id="278"/>
    </w:p>
    <w:p w:rsidR="00C82D64" w:rsidRDefault="00C82D64" w:rsidP="00CA427F">
      <w:r>
        <w:t>Another feature of ROS is the definition of robot physical characteristics for visualization and simulation using Universal Robot Descriptor Files (URDF). URDFs incorporate kinematic information such as joint geometry</w:t>
      </w:r>
      <w:ins w:id="279" w:author="Ed" w:date="2013-04-01T14:18:00Z">
        <w:r w:rsidR="00C26887">
          <w:t>,</w:t>
        </w:r>
      </w:ins>
      <w:r>
        <w:t xml:space="preserve"> </w:t>
      </w:r>
      <w:del w:id="280" w:author="Ed" w:date="2013-04-01T14:18:00Z">
        <w:r w:rsidDel="00C26887">
          <w:delText xml:space="preserve">and </w:delText>
        </w:r>
      </w:del>
      <w:r>
        <w:t xml:space="preserve">inertial properties, </w:t>
      </w:r>
      <w:proofErr w:type="gramStart"/>
      <w:r>
        <w:t>collision</w:t>
      </w:r>
      <w:proofErr w:type="gramEnd"/>
      <w:r>
        <w:t xml:space="preserve">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w:t>
      </w:r>
      <w:ins w:id="281" w:author="Ed" w:date="2013-04-01T14:19:00Z">
        <w:r w:rsidR="00C26887">
          <w:t xml:space="preserve">physics Simulation, </w:t>
        </w:r>
      </w:ins>
      <w:r>
        <w:t xml:space="preserve">and visualization in the </w:t>
      </w:r>
      <w:proofErr w:type="spellStart"/>
      <w:r>
        <w:t>Rviz</w:t>
      </w:r>
      <w:proofErr w:type="spellEnd"/>
      <w:r>
        <w:t xml:space="preserve"> GUI application. </w:t>
      </w:r>
      <w:del w:id="282" w:author="Ed" w:date="2013-04-01T14:14:00Z">
        <w:r w:rsidDel="00C26887">
          <w:delText>ABBY</w:delText>
        </w:r>
      </w:del>
      <w:ins w:id="283" w:author="Ed" w:date="2013-04-01T14:14:00Z">
        <w:r w:rsidR="00C26887">
          <w:t>ABBY</w:t>
        </w:r>
      </w:ins>
      <w:r>
        <w:t xml:space="preserve"> is fully defined in a modular URDF file generated using the ROS </w:t>
      </w:r>
      <w:proofErr w:type="spellStart"/>
      <w:r>
        <w:t>xacro</w:t>
      </w:r>
      <w:proofErr w:type="spellEnd"/>
      <w:r>
        <w:t xml:space="preserve"> system of xml generation macros. </w:t>
      </w:r>
    </w:p>
    <w:p w:rsidR="00C82D64" w:rsidRDefault="00C82D64" w:rsidP="00CA427F">
      <w:r>
        <w:lastRenderedPageBreak/>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t xml:space="preserve">The Kinect and the SICK LIDAR are defined as </w:t>
      </w:r>
      <w:proofErr w:type="spellStart"/>
      <w:r>
        <w:t>xacro</w:t>
      </w:r>
      <w:proofErr w:type="spellEnd"/>
      <w:r>
        <w:t xml:space="preserve"> macros that place their visualization and collisions meshes in the URDF and define all </w:t>
      </w:r>
      <w:ins w:id="284" w:author="Ed" w:date="2013-04-01T14:19:00Z">
        <w:r w:rsidR="00C26887">
          <w:t xml:space="preserve">of the </w:t>
        </w:r>
      </w:ins>
      <w:r>
        <w:t xml:space="preserve">necessary sensor frames as mass-less links. This makes it easy to reuse the sensors in models of this and 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because the sensor frame is located inside the body of the sensor and consequently difficult to locate on the physical robot.</w:t>
      </w:r>
    </w:p>
    <w:p w:rsidR="00C82D64" w:rsidRDefault="00C82D64" w:rsidP="00CA427F">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lastRenderedPageBreak/>
        <w:drawing>
          <wp:inline distT="0" distB="0" distL="0" distR="0" wp14:anchorId="4D00372F" wp14:editId="1C51D5E0">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22" cstate="print">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rsidR="00C82D64" w:rsidRDefault="00F87CE5" w:rsidP="00F87CE5">
      <w:pPr>
        <w:pStyle w:val="Caption"/>
        <w:jc w:val="both"/>
        <w:rPr>
          <w:highlight w:val="yellow"/>
        </w:rPr>
      </w:pPr>
      <w:bookmarkStart w:id="285" w:name="_Toc351997943"/>
      <w:bookmarkStart w:id="286" w:name="_Toc352587895"/>
      <w:r>
        <w:t xml:space="preserve">Figure </w:t>
      </w:r>
      <w:r w:rsidR="00713CF9">
        <w:fldChar w:fldCharType="begin"/>
      </w:r>
      <w:r w:rsidR="00713CF9">
        <w:instrText xml:space="preserve"> SEQ Figure \* ARABIC </w:instrText>
      </w:r>
      <w:r w:rsidR="00713CF9">
        <w:fldChar w:fldCharType="separate"/>
      </w:r>
      <w:r w:rsidR="002557A2">
        <w:rPr>
          <w:noProof/>
        </w:rPr>
        <w:t>9</w:t>
      </w:r>
      <w:r w:rsidR="00713CF9">
        <w:rPr>
          <w:noProof/>
        </w:rPr>
        <w:fldChar w:fldCharType="end"/>
      </w:r>
      <w:proofErr w:type="gramStart"/>
      <w:r>
        <w:t>:</w:t>
      </w:r>
      <w:proofErr w:type="gramEnd"/>
      <w:del w:id="287" w:author="Ed" w:date="2013-04-01T14:14:00Z">
        <w:r w:rsidDel="00C26887">
          <w:delText>ABBY</w:delText>
        </w:r>
      </w:del>
      <w:ins w:id="288" w:author="Ed" w:date="2013-04-01T14:14:00Z">
        <w:r w:rsidR="00C26887">
          <w:t>ABBY</w:t>
        </w:r>
      </w:ins>
      <w:r>
        <w:t xml:space="preserve">’s robot model, LIDAR data (green points), and Kinect point cloud (multicolored points) visualized in </w:t>
      </w:r>
      <w:proofErr w:type="spellStart"/>
      <w:r>
        <w:t>Rviz</w:t>
      </w:r>
      <w:bookmarkEnd w:id="285"/>
      <w:bookmarkEnd w:id="286"/>
      <w:proofErr w:type="spellEnd"/>
    </w:p>
    <w:p w:rsidR="00C82D64" w:rsidRPr="00656E12" w:rsidRDefault="00C82D64" w:rsidP="00CA427F">
      <w:r>
        <w:t xml:space="preserve">In addition to providing the geometric definition of the robot, the robot model makes the </w:t>
      </w:r>
      <w:proofErr w:type="spellStart"/>
      <w:r>
        <w:t>Rviz</w:t>
      </w:r>
      <w:proofErr w:type="spellEnd"/>
      <w:r>
        <w:t xml:space="preserve"> robot visua</w:t>
      </w:r>
      <w:r w:rsidR="00F87CE5">
        <w:t xml:space="preserve">lization GUI much more usable. </w:t>
      </w:r>
      <w:r>
        <w:t xml:space="preserve">Because visualization meshes of the robot are defined, </w:t>
      </w:r>
      <w:proofErr w:type="spellStart"/>
      <w:r>
        <w:t>Rviz</w:t>
      </w:r>
      <w:proofErr w:type="spellEnd"/>
      <w:r>
        <w:t xml:space="preserve"> </w:t>
      </w:r>
      <w:del w:id="289" w:author="Ed" w:date="2013-04-01T14:19:00Z">
        <w:r w:rsidDel="00C26887">
          <w:delText xml:space="preserve">will </w:delText>
        </w:r>
      </w:del>
      <w:ins w:id="290" w:author="Ed" w:date="2013-04-01T14:19:00Z">
        <w:r w:rsidR="00C26887">
          <w:t xml:space="preserve">can </w:t>
        </w:r>
      </w:ins>
      <w:r>
        <w:t>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1047D9">
      <w:pPr>
        <w:pStyle w:val="Heading2"/>
      </w:pPr>
      <w:bookmarkStart w:id="291" w:name="__RefHeading__536_1800207281"/>
      <w:bookmarkStart w:id="292" w:name="_Toc351468831"/>
      <w:bookmarkStart w:id="293" w:name="_Toc352053831"/>
      <w:bookmarkStart w:id="294" w:name="_Toc351997883"/>
      <w:bookmarkEnd w:id="291"/>
      <w:r>
        <w:t>Hardware Drivers</w:t>
      </w:r>
      <w:bookmarkEnd w:id="292"/>
      <w:bookmarkEnd w:id="293"/>
      <w:bookmarkEnd w:id="294"/>
    </w:p>
    <w:p w:rsidR="00C82D64" w:rsidRDefault="00C82D64" w:rsidP="00CA427F">
      <w:bookmarkStart w:id="295" w:name="__RefHeading__532_1800207281"/>
      <w:bookmarkEnd w:id="295"/>
      <w:r>
        <w:t xml:space="preserve">In order for ROS to read data from a sensor or send commands to an actuator, it must use a software driver implemented as a ROS node. The driver node for a sensor interfaces </w:t>
      </w:r>
      <w:r>
        <w:lastRenderedPageBreak/>
        <w:t>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del w:id="296" w:author="Ed" w:date="2013-04-01T14:14:00Z">
        <w:r w:rsidDel="00C26887">
          <w:delText>ABBY</w:delText>
        </w:r>
      </w:del>
      <w:ins w:id="297" w:author="Ed" w:date="2013-04-01T14:14:00Z">
        <w:r w:rsidR="00C26887">
          <w:t>ABBY</w:t>
        </w:r>
      </w:ins>
      <w:r>
        <w:t xml:space="preserve">'s Kinect camera and SICK LIDAR use preexisting open source drivers. The ROS driver node for the mobile base was developed previously by </w:t>
      </w:r>
      <w:del w:id="298" w:author="Ed" w:date="2013-04-02T09:09:00Z">
        <w:r w:rsidDel="003C6932">
          <w:delText xml:space="preserve">our </w:delText>
        </w:r>
      </w:del>
      <w:ins w:id="299" w:author="Ed" w:date="2013-04-02T09:09:00Z">
        <w:r w:rsidR="003C6932">
          <w:t xml:space="preserve">this </w:t>
        </w:r>
      </w:ins>
      <w:r>
        <w:t>lab for other robots using the same hardware, and required limited modification for</w:t>
      </w:r>
      <w:r w:rsidR="000942D4">
        <w:t xml:space="preserve"> this robot</w:t>
      </w:r>
      <w:del w:id="300" w:author="Ed" w:date="2013-04-02T10:25:00Z">
        <w:r w:rsidR="000942D4" w:rsidDel="002D6416">
          <w:delText>.</w:delText>
        </w:r>
      </w:del>
      <w:r w:rsidR="0087344B">
        <w:fldChar w:fldCharType="begin"/>
      </w:r>
      <w:ins w:id="301" w:author="Ed" w:date="2013-04-02T10:35:00Z">
        <w:r w:rsidR="00FC6366">
          <w:instrText xml:space="preserve"> ADDIN ZOTERO_ITEM CSL_CITATION {"citationID":"263u2d2vrk","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del w:id="302" w:author="Ed" w:date="2013-04-02T10:35:00Z">
        <w:r w:rsidR="00380F8D" w:rsidDel="00FC6366">
          <w:del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delInstrText>
        </w:r>
      </w:del>
      <w:r w:rsidR="0087344B">
        <w:fldChar w:fldCharType="separate"/>
      </w:r>
      <w:ins w:id="303" w:author="Ed" w:date="2013-04-02T10:35:00Z">
        <w:r w:rsidR="00FC6366" w:rsidRPr="00FC6366">
          <w:t>[9]</w:t>
        </w:r>
      </w:ins>
      <w:del w:id="304" w:author="Ed" w:date="2013-04-02T10:35:00Z">
        <w:r w:rsidR="00380F8D" w:rsidRPr="00FC6366" w:rsidDel="00FC6366">
          <w:delText>[13]</w:delText>
        </w:r>
      </w:del>
      <w:r w:rsidR="0087344B">
        <w:fldChar w:fldCharType="end"/>
      </w:r>
      <w:ins w:id="305" w:author="Ed" w:date="2013-04-02T10:25:00Z">
        <w:r w:rsidR="002D6416">
          <w:t>.</w:t>
        </w:r>
      </w:ins>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pPr>
        <w:pStyle w:val="Heading3"/>
        <w:pPrChange w:id="306" w:author="Ed" w:date="2013-04-02T11:33:00Z">
          <w:pPr>
            <w:pStyle w:val="Heading2"/>
          </w:pPr>
        </w:pPrChange>
      </w:pPr>
      <w:bookmarkStart w:id="307" w:name="_Toc351468832"/>
      <w:bookmarkStart w:id="308" w:name="_Toc352053832"/>
      <w:bookmarkStart w:id="309" w:name="_Toc351997884"/>
      <w:r>
        <w:t>The Mobile Base</w:t>
      </w:r>
      <w:bookmarkEnd w:id="307"/>
      <w:bookmarkEnd w:id="308"/>
      <w:bookmarkEnd w:id="309"/>
    </w:p>
    <w:p w:rsidR="00C82D64" w:rsidRDefault="00C82D64" w:rsidP="00CA427F">
      <w:bookmarkStart w:id="310" w:name="__RefHeading__534_1800207281"/>
      <w:bookmarkEnd w:id="310"/>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 xml:space="preserve">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w:t>
      </w:r>
      <w:r>
        <w:lastRenderedPageBreak/>
        <w:t>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CA427F">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pPr>
        <w:pStyle w:val="Heading3"/>
        <w:pPrChange w:id="311" w:author="Ed" w:date="2013-04-02T11:33:00Z">
          <w:pPr>
            <w:pStyle w:val="Heading2"/>
          </w:pPr>
        </w:pPrChange>
      </w:pPr>
      <w:bookmarkStart w:id="312" w:name="_Toc351468833"/>
      <w:bookmarkStart w:id="313" w:name="_Toc352053833"/>
      <w:bookmarkStart w:id="314" w:name="_Toc351997885"/>
      <w:r>
        <w:t>ROS Industrial</w:t>
      </w:r>
      <w:bookmarkEnd w:id="312"/>
      <w:bookmarkEnd w:id="313"/>
      <w:bookmarkEnd w:id="314"/>
    </w:p>
    <w:p w:rsidR="00C82D64" w:rsidRDefault="00C82D64" w:rsidP="00CA427F">
      <w:r>
        <w:t>ROS Industrial is a project led by SWRI to develop a standard ROS framework for us</w:t>
      </w:r>
      <w:r w:rsidR="000942D4">
        <w:t>ing ROS with industrial robots</w:t>
      </w:r>
      <w:del w:id="315" w:author="Ed" w:date="2013-04-02T10:25:00Z">
        <w:r w:rsidR="000942D4" w:rsidDel="002D6416">
          <w:delText>.</w:delText>
        </w:r>
      </w:del>
      <w:r w:rsidR="0087344B">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7344B">
        <w:fldChar w:fldCharType="separate"/>
      </w:r>
      <w:r w:rsidR="00380F8D" w:rsidRPr="00380F8D">
        <w:t>[14]</w:t>
      </w:r>
      <w:r w:rsidR="0087344B">
        <w:fldChar w:fldCharType="end"/>
      </w:r>
      <w:ins w:id="316" w:author="Ed" w:date="2013-04-02T10:26:00Z">
        <w:r w:rsidR="002D6416">
          <w:t>.</w:t>
        </w:r>
      </w:ins>
      <w:r>
        <w:t xml:space="preserve"> </w:t>
      </w:r>
      <w:del w:id="317" w:author="Ed" w:date="2013-04-01T14:14:00Z">
        <w:r w:rsidDel="00C26887">
          <w:delText>ABBY</w:delText>
        </w:r>
      </w:del>
      <w:ins w:id="318" w:author="Ed" w:date="2013-04-01T14:14:00Z">
        <w:r w:rsidR="00C26887">
          <w:t>ABBY</w:t>
        </w:r>
      </w:ins>
      <w:r>
        <w:t xml:space="preserve"> uses the ROS Industrial framework of messages and driver nodes to control the IRB-120 using the IRC5 Compact. </w:t>
      </w:r>
      <w:del w:id="319" w:author="Ed" w:date="2013-04-01T14:14:00Z">
        <w:r w:rsidDel="00C26887">
          <w:delText>ABBY</w:delText>
        </w:r>
      </w:del>
      <w:ins w:id="320" w:author="Ed" w:date="2013-04-01T14:14:00Z">
        <w:r w:rsidR="00C26887">
          <w:t>ABBY</w:t>
        </w:r>
      </w:ins>
      <w:r>
        <w:t>'s ROS Industrial driver was written specifically for this project, but was later incorporated into the ROS Industrial codebase.</w:t>
      </w:r>
    </w:p>
    <w:p w:rsidR="00C82D64" w:rsidRDefault="00C82D64" w:rsidP="00CA427F">
      <w:r>
        <w:t xml:space="preserve">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w:t>
      </w:r>
      <w:r>
        <w:lastRenderedPageBreak/>
        <w:t>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tem</w:t>
      </w:r>
      <w:del w:id="321" w:author="Ed" w:date="2013-04-02T10:26:00Z">
        <w:r w:rsidR="000942D4" w:rsidDel="002D6416">
          <w:delText xml:space="preserve">. </w:delText>
        </w:r>
      </w:del>
      <w:r w:rsidR="0087344B">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7344B">
        <w:fldChar w:fldCharType="separate"/>
      </w:r>
      <w:r w:rsidR="00380F8D" w:rsidRPr="00380F8D">
        <w:t>[15]</w:t>
      </w:r>
      <w:r w:rsidR="0087344B">
        <w:fldChar w:fldCharType="end"/>
      </w:r>
      <w:ins w:id="322" w:author="Ed" w:date="2013-04-02T10:26:00Z">
        <w:r w:rsidR="002D6416">
          <w:t>.</w:t>
        </w:r>
      </w:ins>
    </w:p>
    <w:p w:rsidR="00C82D64" w:rsidRDefault="00C82D64" w:rsidP="00CA427F">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w:t>
      </w:r>
      <w:del w:id="323" w:author="Ed" w:date="2013-04-01T14:30:00Z">
        <w:r w:rsidDel="00523A24">
          <w:delText>motion process commands the arm to go to each point in the trajectory</w:delText>
        </w:r>
      </w:del>
      <w:ins w:id="324" w:author="Ed" w:date="2013-04-01T14:30:00Z">
        <w:r w:rsidR="00523A24">
          <w:t xml:space="preserve">trajectory server passes it to the motion process, which sends the arm to each point in the trajectory. In order to generate smooth motion through </w:t>
        </w:r>
      </w:ins>
      <w:ins w:id="325" w:author="Ed" w:date="2013-04-01T14:32:00Z">
        <w:r w:rsidR="00523A24">
          <w:t>the trajectory</w:t>
        </w:r>
      </w:ins>
      <w:ins w:id="326" w:author="Ed" w:date="2013-04-01T14:30:00Z">
        <w:r w:rsidR="00523A24">
          <w:t>,</w:t>
        </w:r>
      </w:ins>
      <w:ins w:id="327" w:author="Ed" w:date="2013-04-01T14:31:00Z">
        <w:r w:rsidR="00523A24">
          <w:t xml:space="preserve"> </w:t>
        </w:r>
      </w:ins>
      <w:ins w:id="328" w:author="Ed" w:date="2013-04-01T14:32:00Z">
        <w:r w:rsidR="00523A24">
          <w:t xml:space="preserve">the </w:t>
        </w:r>
      </w:ins>
      <w:del w:id="329" w:author="Ed" w:date="2013-04-01T14:32:00Z">
        <w:r w:rsidDel="00523A24">
          <w:delText xml:space="preserve">. By default, the IRC5 controller attempts to stop precisely at each point, resulting in jerky robot motion. This problem is solved by defining all of the </w:delText>
        </w:r>
      </w:del>
      <w:r>
        <w:t>intermediate points in the trajectory as being low precision waypoints</w:t>
      </w:r>
      <w:del w:id="330" w:author="Ed" w:date="2013-04-01T14:32:00Z">
        <w:r w:rsidDel="00523A24">
          <w:delText>, and only requesting a precision stop at the last point in the trajectory</w:delText>
        </w:r>
      </w:del>
      <w:r>
        <w:t>.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pPr>
        <w:pStyle w:val="Heading3"/>
        <w:pPrChange w:id="331" w:author="Ed" w:date="2013-04-02T11:33:00Z">
          <w:pPr>
            <w:pStyle w:val="Heading2"/>
          </w:pPr>
        </w:pPrChange>
      </w:pPr>
      <w:bookmarkStart w:id="332" w:name="_Toc351468834"/>
      <w:bookmarkStart w:id="333" w:name="_Toc352053834"/>
      <w:bookmarkStart w:id="334" w:name="_Toc351997886"/>
      <w:r>
        <w:t>Gripper Driver</w:t>
      </w:r>
      <w:bookmarkEnd w:id="332"/>
      <w:bookmarkEnd w:id="333"/>
      <w:bookmarkEnd w:id="334"/>
    </w:p>
    <w:p w:rsidR="00C82D64" w:rsidRPr="00434800" w:rsidRDefault="00C82D64" w:rsidP="00CA427F">
      <w:r w:rsidRPr="00434800">
        <w:lastRenderedPageBreak/>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w:t>
      </w:r>
      <w:proofErr w:type="spellStart"/>
      <w:r w:rsidRPr="00434800">
        <w:t>Fuerte</w:t>
      </w:r>
      <w:proofErr w:type="spellEnd"/>
      <w:r w:rsidRPr="00434800">
        <w:t xml:space="preserve"> version of ROS Serial did not</w:t>
      </w:r>
      <w:r w:rsidR="000942D4">
        <w:t xml:space="preserve"> </w:t>
      </w:r>
      <w:del w:id="335" w:author="Ed" w:date="2013-04-01T14:33:00Z">
        <w:r w:rsidR="000942D4" w:rsidDel="00523A24">
          <w:delText xml:space="preserve">actually </w:delText>
        </w:r>
      </w:del>
      <w:ins w:id="336" w:author="Ed" w:date="2013-04-01T14:33:00Z">
        <w:r w:rsidR="00523A24">
          <w:t xml:space="preserve">properly </w:t>
        </w:r>
      </w:ins>
      <w:r w:rsidR="000942D4">
        <w:t>support ROS services</w:t>
      </w:r>
      <w:del w:id="337" w:author="Ed" w:date="2013-04-02T10:26:00Z">
        <w:r w:rsidR="000942D4" w:rsidDel="002D6416">
          <w:delText>.</w:delText>
        </w:r>
      </w:del>
      <w:r w:rsidR="0087344B">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7344B">
        <w:fldChar w:fldCharType="separate"/>
      </w:r>
      <w:r w:rsidR="00380F8D" w:rsidRPr="00380F8D">
        <w:t>[16]</w:t>
      </w:r>
      <w:r w:rsidR="0087344B">
        <w:fldChar w:fldCharType="end"/>
      </w:r>
      <w:ins w:id="338" w:author="Ed" w:date="2013-04-02T10:26:00Z">
        <w:r w:rsidR="002D6416">
          <w:t>.</w:t>
        </w:r>
      </w:ins>
      <w:r w:rsidR="000942D4">
        <w:t xml:space="preserve"> </w:t>
      </w:r>
      <w:r w:rsidRPr="00434800">
        <w:t xml:space="preserve">In order to implement a service on the </w:t>
      </w:r>
      <w:proofErr w:type="spellStart"/>
      <w:r w:rsidRPr="00434800">
        <w:t>Arduino</w:t>
      </w:r>
      <w:proofErr w:type="spellEnd"/>
      <w:r w:rsidRPr="00434800">
        <w:t xml:space="preserve">, changes were made to the ROS Serial bridge node and microcontroller code </w:t>
      </w:r>
      <w:r w:rsidR="000942D4">
        <w:t>to enable support of services</w:t>
      </w:r>
      <w:del w:id="339" w:author="Ed" w:date="2013-04-02T10:26:00Z">
        <w:r w:rsidR="000942D4" w:rsidDel="002D6416">
          <w:delText xml:space="preserve">. </w:delText>
        </w:r>
      </w:del>
      <w:r w:rsidR="0087344B">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7344B">
        <w:fldChar w:fldCharType="separate"/>
      </w:r>
      <w:r w:rsidR="00380F8D" w:rsidRPr="00380F8D">
        <w:t>[17]</w:t>
      </w:r>
      <w:r w:rsidR="0087344B">
        <w:fldChar w:fldCharType="end"/>
      </w:r>
      <w:ins w:id="340" w:author="Ed" w:date="2013-04-02T10:26:00Z">
        <w:r w:rsidR="002D6416">
          <w:t>.</w:t>
        </w:r>
      </w:ins>
    </w:p>
    <w:p w:rsidR="00021F0A" w:rsidRDefault="00021F0A" w:rsidP="001047D9">
      <w:pPr>
        <w:pStyle w:val="Heading1"/>
      </w:pPr>
      <w:bookmarkStart w:id="341" w:name="_Toc352053835"/>
      <w:bookmarkStart w:id="342" w:name="_Toc351997887"/>
      <w:r>
        <w:lastRenderedPageBreak/>
        <w:t>Experimental Software</w:t>
      </w:r>
      <w:bookmarkEnd w:id="341"/>
      <w:bookmarkEnd w:id="342"/>
    </w:p>
    <w:p w:rsidR="0053034D" w:rsidRDefault="0053034D" w:rsidP="00B161FC">
      <w:pPr>
        <w:pStyle w:val="Heading2"/>
      </w:pPr>
      <w:bookmarkStart w:id="343" w:name="_Toc351559255"/>
      <w:bookmarkStart w:id="344" w:name="_Toc352053836"/>
      <w:bookmarkStart w:id="345" w:name="_Toc351997888"/>
      <w:r>
        <w:t xml:space="preserve">Kinect </w:t>
      </w:r>
      <w:bookmarkEnd w:id="343"/>
      <w:r w:rsidR="00920819">
        <w:t>Position Calibration</w:t>
      </w:r>
      <w:bookmarkEnd w:id="344"/>
      <w:bookmarkEnd w:id="345"/>
    </w:p>
    <w:p w:rsidR="0053034D" w:rsidRDefault="0053034D" w:rsidP="00CA427F">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CA427F">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w:t>
      </w:r>
      <w:del w:id="346" w:author="Ed" w:date="2013-04-01T14:33:00Z">
        <w:r w:rsidDel="00847F35">
          <w:delText xml:space="preserve">to </w:delText>
        </w:r>
      </w:del>
      <w:ins w:id="347" w:author="Ed" w:date="2013-04-01T14:33:00Z">
        <w:r w:rsidR="00847F35">
          <w:t xml:space="preserve">so </w:t>
        </w:r>
      </w:ins>
      <w:r>
        <w:t xml:space="preserve">that the Kinect had an unobstructed view of a wall at a known distance in front of it, and RANSAC was used to fit a plane to the wall. The distance of the wall plane was then used to calculate the position of the Kinect. The y position of the camera was estimated </w:t>
      </w:r>
      <w:del w:id="348" w:author="Ed" w:date="2013-04-01T14:34:00Z">
        <w:r w:rsidDel="00847F35">
          <w:delText>by visually lining up the Kinect point cloud with a known reference, in this case the tip of the gripper jaw, which had a known position determined by forward kinematics</w:delText>
        </w:r>
      </w:del>
      <w:ins w:id="349" w:author="Ed" w:date="2013-04-01T14:34:00Z">
        <w:r w:rsidR="00847F35">
          <w:t xml:space="preserve">known to be centered on the robot, and the </w:t>
        </w:r>
        <w:r w:rsidR="006C0CF0">
          <w:t>y-</w:t>
        </w:r>
        <w:r w:rsidR="00847F35">
          <w:t>positions of the lenses were determined from the CAD model of the Kinect</w:t>
        </w:r>
      </w:ins>
      <w:r>
        <w:t>.</w:t>
      </w:r>
    </w:p>
    <w:p w:rsidR="00920819" w:rsidRDefault="00920819" w:rsidP="00CA427F">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w:t>
      </w:r>
      <w:r w:rsidR="00005C1B">
        <w:lastRenderedPageBreak/>
        <w:t xml:space="preserve">models used to design the robot, but small errors in construction make this somewhat inaccurate. </w:t>
      </w:r>
      <w:r w:rsidR="00BF290D">
        <w:t xml:space="preserve">The proper transform was calculated using a </w:t>
      </w:r>
      <w:proofErr w:type="spellStart"/>
      <w:r w:rsidR="00BF290D">
        <w:t>Mathematic</w:t>
      </w:r>
      <w:r w:rsidR="00227307">
        <w:t>a</w:t>
      </w:r>
      <w:proofErr w:type="spellEnd"/>
      <w:r w:rsidR="00BF290D">
        <w:t xml:space="preserve"> program.</w:t>
      </w:r>
      <w:r w:rsidR="00227307">
        <w:t xml:space="preserve"> Given a set of data points, each one containing the position of the tip of the gripper</w:t>
      </w:r>
      <w:r w:rsidR="008B0231">
        <w:t xml:space="preserve"> with respect to 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 xml:space="preserve">This program was run using an input consisting of </w:t>
      </w:r>
      <w:del w:id="350" w:author="Ed" w:date="2013-04-01T14:49:00Z">
        <w:r w:rsidR="00BF290D" w:rsidDel="0053761C">
          <w:delText xml:space="preserve">eighteen </w:delText>
        </w:r>
      </w:del>
      <w:ins w:id="351" w:author="Ed" w:date="2013-04-01T14:49:00Z">
        <w:r w:rsidR="0053761C">
          <w:t xml:space="preserve">forty-two </w:t>
        </w:r>
      </w:ins>
      <w:r w:rsidR="00BF290D">
        <w:t>data points, and the resulting transform was used in the robot's URDF to define the position of the arm.</w:t>
      </w:r>
    </w:p>
    <w:p w:rsidR="0053034D" w:rsidRDefault="0053034D" w:rsidP="001047D9">
      <w:pPr>
        <w:pStyle w:val="Heading2"/>
      </w:pPr>
      <w:bookmarkStart w:id="352" w:name="_Toc351559256"/>
      <w:bookmarkStart w:id="353" w:name="_Toc352053837"/>
      <w:bookmarkStart w:id="354" w:name="_Toc351997889"/>
      <w:r>
        <w:t>Mobile Base Planning</w:t>
      </w:r>
      <w:bookmarkEnd w:id="352"/>
      <w:bookmarkEnd w:id="353"/>
      <w:bookmarkEnd w:id="354"/>
    </w:p>
    <w:p w:rsidR="0053034D" w:rsidRDefault="0053034D" w:rsidP="00CA427F">
      <w:bookmarkStart w:id="355" w:name="_Toc351559257"/>
      <w:r>
        <w:t>Before the robot can pick up any parts, it must drive to their location. In order to do that, the robot must be able to determine its location and navigate through its environment.</w:t>
      </w:r>
    </w:p>
    <w:p w:rsidR="0053034D" w:rsidRDefault="0053034D">
      <w:pPr>
        <w:pStyle w:val="Heading3"/>
        <w:pPrChange w:id="356" w:author="Ed" w:date="2013-04-02T11:34:00Z">
          <w:pPr>
            <w:pStyle w:val="Heading2"/>
          </w:pPr>
        </w:pPrChange>
      </w:pPr>
      <w:bookmarkStart w:id="357" w:name="_Toc352053838"/>
      <w:bookmarkStart w:id="358" w:name="_Toc351997890"/>
      <w:r>
        <w:t>Localization</w:t>
      </w:r>
      <w:bookmarkEnd w:id="355"/>
      <w:bookmarkEnd w:id="357"/>
      <w:bookmarkEnd w:id="358"/>
    </w:p>
    <w:p w:rsidR="0053034D" w:rsidRDefault="0053034D" w:rsidP="00CA427F">
      <w:r>
        <w:t xml:space="preserve">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w:t>
      </w:r>
      <w:del w:id="359" w:author="Ed" w:date="2013-04-01T14:14:00Z">
        <w:r w:rsidDel="00C26887">
          <w:delText>ABBY</w:delText>
        </w:r>
      </w:del>
      <w:ins w:id="360" w:author="Ed" w:date="2013-04-01T14:14:00Z">
        <w:r w:rsidR="00C26887">
          <w:t>ABBY</w:t>
        </w:r>
      </w:ins>
      <w:r>
        <w:t>’s localization uses a combination of relative and absolute localization.</w:t>
      </w:r>
    </w:p>
    <w:p w:rsidR="0053034D" w:rsidRDefault="0053034D" w:rsidP="00CA427F">
      <w:r>
        <w:lastRenderedPageBreak/>
        <w:t>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RDefault="00713CF9"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3" o:title=""/>
          </v:shape>
          <o:OLEObject Type="Embed" ProgID="Equation.3" ShapeID="_x0000_i1025" DrawAspect="Content" ObjectID="_1426497408" r:id="rId24"/>
        </w:object>
      </w:r>
    </w:p>
    <w:p w:rsidR="0053034D" w:rsidRDefault="00C366B4" w:rsidP="00CA427F">
      <w:pPr>
        <w:pStyle w:val="algorithm"/>
      </w:pPr>
      <w:r w:rsidRPr="00C366B4">
        <w:object w:dxaOrig="1980" w:dyaOrig="360">
          <v:shape id="_x0000_i1026" type="#_x0000_t75" style="width:99pt;height:18pt" o:ole="" filled="t">
            <v:fill color2="black"/>
            <v:imagedata r:id="rId25" o:title=""/>
          </v:shape>
          <o:OLEObject Type="Embed" ProgID="Equation.3" ShapeID="_x0000_i1026" DrawAspect="Content" ObjectID="_1426497409" r:id="rId26"/>
        </w:object>
      </w:r>
    </w:p>
    <w:p w:rsidR="0053034D" w:rsidRPr="00AA0B7C" w:rsidRDefault="00713CF9"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CA427F">
      <w:pPr>
        <w:pStyle w:val="algorithm"/>
      </w:pPr>
      <w:r w:rsidRPr="00C366B4">
        <w:object w:dxaOrig="1100" w:dyaOrig="360">
          <v:shape id="_x0000_i1027" type="#_x0000_t75" style="width:55pt;height:18pt" o:ole="" filled="t">
            <v:fill color2="black"/>
            <v:imagedata r:id="rId27" o:title=""/>
          </v:shape>
          <o:OLEObject Type="Embed" ProgID="Equation.3" ShapeID="_x0000_i1027" DrawAspect="Content" ObjectID="_1426497410" r:id="rId28"/>
        </w:object>
      </w:r>
    </w:p>
    <w:p w:rsidR="00AA0B7C" w:rsidRPr="00AA0B7C" w:rsidRDefault="00713CF9"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CA427F">
      <w:pPr>
        <w:pStyle w:val="algorithm"/>
      </w:pPr>
      <w:r w:rsidRPr="00C366B4">
        <w:object w:dxaOrig="1140" w:dyaOrig="380">
          <v:shape id="_x0000_i1028" type="#_x0000_t75" style="width:57pt;height:19pt" o:ole="" filled="t">
            <v:fill color2="black"/>
            <v:imagedata r:id="rId29" o:title=""/>
          </v:shape>
          <o:OLEObject Type="Embed" ProgID="Equation.3" ShapeID="_x0000_i1028" DrawAspect="Content" ObjectID="_1426497411" r:id="rId30"/>
        </w:object>
      </w:r>
    </w:p>
    <w:p w:rsidR="0053034D" w:rsidRPr="00AA0B7C" w:rsidRDefault="00713CF9"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CA427F">
      <w:pPr>
        <w:pStyle w:val="Caption"/>
      </w:pPr>
      <w:r>
        <w:t xml:space="preserve">Algorithm </w:t>
      </w:r>
      <w:r w:rsidR="00713CF9">
        <w:fldChar w:fldCharType="begin"/>
      </w:r>
      <w:r w:rsidR="00713CF9">
        <w:instrText xml:space="preserve"> SEQ Algorithm \* ARABIC </w:instrText>
      </w:r>
      <w:r w:rsidR="00713CF9">
        <w:fldChar w:fldCharType="separate"/>
      </w:r>
      <w:r w:rsidR="002557A2">
        <w:rPr>
          <w:noProof/>
        </w:rPr>
        <w:t>1</w:t>
      </w:r>
      <w:r w:rsidR="00713CF9">
        <w:rPr>
          <w:noProof/>
        </w:rPr>
        <w:fldChar w:fldCharType="end"/>
      </w:r>
      <w:r>
        <w:t>: Odometry</w:t>
      </w:r>
      <w:r w:rsidR="00FE52B7">
        <w:t xml:space="preserve"> update</w:t>
      </w:r>
      <w:r>
        <w:t xml:space="preserv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w:t>
      </w:r>
      <w:del w:id="361" w:author="Ed" w:date="2013-04-01T14:51:00Z">
        <w:r w:rsidDel="0053761C">
          <w:delText xml:space="preserve">is </w:delText>
        </w:r>
      </w:del>
      <w:ins w:id="362" w:author="Ed" w:date="2013-04-01T14:51:00Z">
        <w:r w:rsidR="0053761C">
          <w:t xml:space="preserve">and </w:t>
        </w:r>
        <w:proofErr w:type="spellStart"/>
        <w:r w:rsidR="0053761C">
          <w:t>d</w:t>
        </w:r>
        <w:r w:rsidR="0053761C">
          <w:rPr>
            <w:vertAlign w:val="subscript"/>
          </w:rPr>
          <w:t>y</w:t>
        </w:r>
        <w:proofErr w:type="spellEnd"/>
        <w:r w:rsidR="0053761C">
          <w:t xml:space="preserve"> are </w:t>
        </w:r>
      </w:ins>
      <w:r>
        <w:t xml:space="preserve">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p>
    <w:p w:rsidR="0053034D" w:rsidRDefault="0053034D" w:rsidP="00CA427F">
      <w:r>
        <w:t xml:space="preserve">However, relative localization methods all share one major disadvantage. Because each localization update is performed with respect to the previous, error accumulates over time. The source of the error varies from method to method. In the case of wheeled </w:t>
      </w:r>
      <w:r>
        <w:lastRenderedPageBreak/>
        <w:t>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rsidR="0053034D" w:rsidRDefault="0053034D" w:rsidP="00CA427F">
      <w:r>
        <w:t xml:space="preserve">There are several different types of absolute localization methods that use different types of sensors. Some methods use external sensors, such as cameras </w:t>
      </w:r>
      <w:ins w:id="363" w:author="Ed" w:date="2013-04-01T14:52:00Z">
        <w:r w:rsidR="0053761C">
          <w:t xml:space="preserve">or </w:t>
        </w:r>
      </w:ins>
      <w:r>
        <w:t xml:space="preserve">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w:t>
      </w:r>
      <w:r>
        <w:lastRenderedPageBreak/>
        <w:t>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CA427F">
      <w:r>
        <w:t xml:space="preserve">Although most absolute localization methods require an </w:t>
      </w:r>
      <w:r w:rsidRPr="0053761C">
        <w:rPr>
          <w:i/>
          <w:rPrChange w:id="364" w:author="Ed" w:date="2013-04-01T14:52:00Z">
            <w:rPr/>
          </w:rPrChange>
        </w:rPr>
        <w:t>a priori</w:t>
      </w:r>
      <w:r>
        <w:t xml:space="preserve">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w:t>
      </w:r>
      <w:r w:rsidRPr="0053761C">
        <w:rPr>
          <w:i/>
          <w:rPrChange w:id="365" w:author="Ed" w:date="2013-04-01T14:52:00Z">
            <w:rPr/>
          </w:rPrChange>
        </w:rPr>
        <w:t>a priori</w:t>
      </w:r>
      <w:r>
        <w:t xml:space="preserve">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 xml:space="preserve">ainst an </w:t>
      </w:r>
      <w:r w:rsidR="00801869" w:rsidRPr="0053761C">
        <w:rPr>
          <w:i/>
          <w:rPrChange w:id="366" w:author="Ed" w:date="2013-04-01T14:52:00Z">
            <w:rPr/>
          </w:rPrChange>
        </w:rPr>
        <w:t>a priori</w:t>
      </w:r>
      <w:r w:rsidR="00801869">
        <w:t xml:space="preserve"> map or model.</w:t>
      </w:r>
    </w:p>
    <w:p w:rsidR="0053034D" w:rsidRDefault="0053034D" w:rsidP="00CA427F">
      <w:del w:id="367" w:author="Ed" w:date="2013-04-01T14:14:00Z">
        <w:r w:rsidDel="00C26887">
          <w:delText>ABBY</w:delText>
        </w:r>
      </w:del>
      <w:ins w:id="368" w:author="Ed" w:date="2013-04-01T14:14:00Z">
        <w:r w:rsidR="00C26887">
          <w:t>ABBY</w:t>
        </w:r>
      </w:ins>
      <w:r>
        <w:t xml:space="preserve">’s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w:t>
      </w:r>
      <w:r>
        <w:lastRenderedPageBreak/>
        <w:t xml:space="preserve">both SLAM and </w:t>
      </w:r>
      <w:r w:rsidRPr="0053761C">
        <w:rPr>
          <w:i/>
          <w:rPrChange w:id="369" w:author="Ed" w:date="2013-04-01T14:52:00Z">
            <w:rPr/>
          </w:rPrChange>
        </w:rPr>
        <w:t>a priori</w:t>
      </w:r>
      <w:r>
        <w:t xml:space="preserve"> map localization algorithms. In addition, the Kinect camera could be used for localization based on patterns on the floor. Of these possible methods, odometry was chosen for relative localization, and Adaptive Monte Carlo Localization (AMCL) using LIDAR scans and an </w:t>
      </w:r>
      <w:r w:rsidRPr="0053761C">
        <w:rPr>
          <w:i/>
          <w:rPrChange w:id="370" w:author="Ed" w:date="2013-04-01T14:53:00Z">
            <w:rPr/>
          </w:rPrChange>
        </w:rPr>
        <w:t>a priori</w:t>
      </w:r>
      <w:r>
        <w:t xml:space="preserve"> 2D occupancy grid map was chosen for absolute localization.</w:t>
      </w:r>
    </w:p>
    <w:p w:rsidR="0053034D" w:rsidRDefault="0053034D" w:rsidP="00CA427F">
      <w:del w:id="371" w:author="Ed" w:date="2013-04-01T14:14:00Z">
        <w:r w:rsidDel="00C26887">
          <w:delText>ABBY</w:delText>
        </w:r>
      </w:del>
      <w:ins w:id="372" w:author="Ed" w:date="2013-04-01T14:14:00Z">
        <w:r w:rsidR="00C26887">
          <w:t>ABBY</w:t>
        </w:r>
      </w:ins>
      <w:r>
        <w:t xml:space="preserve">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del w:id="373" w:author="Ed" w:date="2013-04-01T14:56:00Z">
        <w:r w:rsidR="003330B7" w:rsidDel="00D03085">
          <w:delText>16</w:delText>
        </w:r>
        <w:r w:rsidDel="00D03085">
          <w:delText xml:space="preserve"> </w:delText>
        </w:r>
      </w:del>
      <w:ins w:id="374" w:author="Ed" w:date="2013-04-01T14:56:00Z">
        <w:r w:rsidR="00D03085">
          <w:t xml:space="preserve">12 </w:t>
        </w:r>
      </w:ins>
      <w:r>
        <w:t>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w:t>
      </w:r>
      <w:del w:id="375" w:author="Ed" w:date="2013-04-01T14:14:00Z">
        <w:r w:rsidDel="00C26887">
          <w:delText>ABBY</w:delText>
        </w:r>
      </w:del>
      <w:ins w:id="376" w:author="Ed" w:date="2013-04-01T14:14:00Z">
        <w:r w:rsidR="00C26887">
          <w:t>ABBY</w:t>
        </w:r>
      </w:ins>
      <w:r>
        <w:t xml:space="preserve">. For a differential drive system to turn, one or both wheels must slip, which introduces error into the odometry. In addition, rapid acceleration or deceleration of the robot causes the wheels to slip as the force exerted by the wheels exceeds the static friction between the </w:t>
      </w:r>
      <w:r>
        <w:lastRenderedPageBreak/>
        <w:t>wheels and the floor. This, in turn, introduces a sudden, relative</w:t>
      </w:r>
      <w:r w:rsidR="00993CBD">
        <w:t>ly large error to the odometry.</w:t>
      </w:r>
    </w:p>
    <w:p w:rsidR="0053034D" w:rsidRDefault="0053034D" w:rsidP="00CA427F">
      <w:r>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7344B">
        <w:fldChar w:fldCharType="begin"/>
      </w:r>
      <w:ins w:id="377" w:author="Ed" w:date="2013-04-02T10:35:00Z">
        <w:r w:rsidR="00FC6366">
          <w:instrText xml:space="preserve"> ADDIN ZOTERO_ITEM CSL_CITATION {"citationID":"dsjemrmdt","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378" w:author="Ed" w:date="2013-04-02T10:35:00Z">
        <w:r w:rsidR="00380F8D" w:rsidDel="00FC6366">
          <w:del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379" w:author="Ed" w:date="2013-04-02T10:35:00Z">
        <w:r w:rsidR="00FC6366" w:rsidRPr="00FC6366">
          <w:t>[11]</w:t>
        </w:r>
      </w:ins>
      <w:del w:id="380" w:author="Ed" w:date="2013-04-02T10:35:00Z">
        <w:r w:rsidR="00380F8D" w:rsidRPr="00FC6366" w:rsidDel="00FC6366">
          <w:delText>[10]</w:delText>
        </w:r>
      </w:del>
      <w:r w:rsidR="0087344B">
        <w:fldChar w:fldCharType="end"/>
      </w:r>
      <w:r>
        <w:t>, have fused rotational velocity data from a gyroscopic yaw rate sensor with odometry using a</w:t>
      </w:r>
      <w:r w:rsidR="008B0231">
        <w:t xml:space="preserve">n Extended </w:t>
      </w:r>
      <w:proofErr w:type="spellStart"/>
      <w:r w:rsidR="008B0231">
        <w:t>Kalman</w:t>
      </w:r>
      <w:proofErr w:type="spellEnd"/>
      <w:r w:rsidR="008B0231">
        <w:t xml:space="preserve"> Filter (EKF) </w:t>
      </w:r>
      <w:r>
        <w:t xml:space="preserve">. Because the yaw rate sensor is inertial, it is not affected by wheel slip. However, it does drift slowly over time. An EKF with variable measurement </w:t>
      </w:r>
      <w:r w:rsidR="008B0231">
        <w:t xml:space="preserve">covariance, as described in </w:t>
      </w:r>
      <w:r w:rsidR="0087344B">
        <w:fldChar w:fldCharType="begin"/>
      </w:r>
      <w:ins w:id="381" w:author="Ed" w:date="2013-04-02T10:35:00Z">
        <w:r w:rsidR="00FC6366">
          <w:instrText xml:space="preserve"> ADDIN ZOTERO_ITEM CSL_CITATION {"citationID":"1nku7gr8tv","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382" w:author="Ed" w:date="2013-04-02T10:35:00Z">
        <w:r w:rsidR="00380F8D" w:rsidDel="00FC6366">
          <w:del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383" w:author="Ed" w:date="2013-04-02T10:35:00Z">
        <w:r w:rsidR="00FC6366" w:rsidRPr="00FC6366">
          <w:t>[11]</w:t>
        </w:r>
      </w:ins>
      <w:del w:id="384" w:author="Ed" w:date="2013-04-02T10:35:00Z">
        <w:r w:rsidR="00380F8D" w:rsidRPr="00FC6366" w:rsidDel="00FC6366">
          <w:delText>[10]</w:delText>
        </w:r>
      </w:del>
      <w:r w:rsidR="0087344B">
        <w:fldChar w:fldCharType="end"/>
      </w:r>
      <w:r>
        <w:t xml:space="preserve"> can improve the relative pose estimate, but the author of that research concluded that the improvement was minimal.</w:t>
      </w:r>
    </w:p>
    <w:p w:rsidR="0053034D" w:rsidRDefault="0053034D" w:rsidP="00CA427F">
      <w:r>
        <w:t>AMCL is an absolute localization method that model's the robot's pose as a probability distribution</w:t>
      </w:r>
      <w:r w:rsidR="0087344B">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The robot's pose is considered probabilistic to represent the uncertainty of the sensor measurements used to determine the pose. </w:t>
      </w:r>
      <w:del w:id="385" w:author="Ed" w:date="2013-04-01T14:14:00Z">
        <w:r w:rsidDel="00C26887">
          <w:delText>ABBY</w:delText>
        </w:r>
      </w:del>
      <w:ins w:id="386" w:author="Ed" w:date="2013-04-01T14:14:00Z">
        <w:r w:rsidR="00C26887">
          <w:t>ABBY</w:t>
        </w:r>
      </w:ins>
      <w:r>
        <w:t xml:space="preserve">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w:t>
      </w:r>
      <w:proofErr w:type="gramStart"/>
      <w:r>
        <w:t>more sure</w:t>
      </w:r>
      <w:proofErr w:type="gramEnd"/>
      <w:r>
        <w:t xml:space="preserv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w:t>
      </w:r>
      <w:del w:id="387" w:author="Ed" w:date="2013-04-01T14:57:00Z">
        <w:r w:rsidDel="00F15635">
          <w:delText xml:space="preserve">that </w:delText>
        </w:r>
      </w:del>
      <w:r>
        <w:t xml:space="preserve">is initialized with no estimated pose. However, testing with </w:t>
      </w:r>
      <w:del w:id="388" w:author="Ed" w:date="2013-04-01T14:14:00Z">
        <w:r w:rsidDel="00C26887">
          <w:delText>ABBY</w:delText>
        </w:r>
      </w:del>
      <w:ins w:id="389" w:author="Ed" w:date="2013-04-01T14:14:00Z">
        <w:r w:rsidR="00C26887">
          <w:t>ABBY</w:t>
        </w:r>
      </w:ins>
      <w:r>
        <w:t xml:space="preserve"> showed that </w:t>
      </w:r>
      <w:r>
        <w:lastRenderedPageBreak/>
        <w:t xml:space="preserve">AMCL could not reliably solve this problem, and would often converge on a false pose estimate. Instead, </w:t>
      </w:r>
      <w:del w:id="390" w:author="Ed" w:date="2013-04-01T14:14:00Z">
        <w:r w:rsidDel="00C26887">
          <w:delText>ABBY</w:delText>
        </w:r>
      </w:del>
      <w:ins w:id="391" w:author="Ed" w:date="2013-04-01T14:14:00Z">
        <w:r w:rsidR="00C26887">
          <w:t>ABBY</w:t>
        </w:r>
      </w:ins>
      <w:r>
        <w:t xml:space="preserve"> is initialized to a pose at or near the true pose, with sufficiently large covariance that the true pose is within the likely region of the estimated pose. As the robot runs, the pose estimate will converge on the true pose. Each pose update from AMCL takes approximately </w:t>
      </w:r>
      <w:r w:rsidR="008C03F5">
        <w:t>200</w:t>
      </w:r>
      <w:r>
        <w:t xml:space="preserve"> milliseconds, which means that it can run no faster than </w:t>
      </w:r>
      <w:r w:rsidR="008C03F5">
        <w:t>5</w:t>
      </w:r>
      <w:r>
        <w:t xml:space="preserve"> Hz.</w:t>
      </w:r>
    </w:p>
    <w:p w:rsidR="0053034D" w:rsidRDefault="0053034D" w:rsidP="00CA427F">
      <w:r>
        <w:t xml:space="preserve">Of course, AMCL is only possible with an </w:t>
      </w:r>
      <w:r w:rsidRPr="0053761C">
        <w:rPr>
          <w:i/>
          <w:rPrChange w:id="392" w:author="Ed" w:date="2013-04-01T14:53:00Z">
            <w:rPr/>
          </w:rPrChange>
        </w:rPr>
        <w:t>a priori</w:t>
      </w:r>
      <w:r>
        <w:t xml:space="preserve"> map. </w:t>
      </w:r>
      <w:del w:id="393" w:author="Ed" w:date="2013-04-01T14:14:00Z">
        <w:r w:rsidDel="00C26887">
          <w:delText>ABBY</w:delText>
        </w:r>
      </w:del>
      <w:ins w:id="394" w:author="Ed" w:date="2013-04-01T14:14:00Z">
        <w:r w:rsidR="00C26887">
          <w:t>ABBY</w:t>
        </w:r>
      </w:ins>
      <w:r>
        <w:t xml:space="preserve">'s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w:t>
      </w:r>
      <w:del w:id="395" w:author="Ed" w:date="2013-04-01T14:14:00Z">
        <w:r w:rsidDel="00C26887">
          <w:delText>ABBY</w:delText>
        </w:r>
      </w:del>
      <w:ins w:id="396" w:author="Ed" w:date="2013-04-01T14:14:00Z">
        <w:r w:rsidR="00C26887">
          <w:t>ABBY</w:t>
        </w:r>
      </w:ins>
      <w:r>
        <w:t xml:space="preserve">. The main advantage of </w:t>
      </w:r>
      <w:proofErr w:type="spellStart"/>
      <w:r>
        <w:t>gmapping</w:t>
      </w:r>
      <w:proofErr w:type="spellEnd"/>
      <w:r>
        <w:t xml:space="preserve"> over AMCL is that it does not require an </w:t>
      </w:r>
      <w:r w:rsidRPr="0053761C">
        <w:rPr>
          <w:i/>
          <w:rPrChange w:id="397" w:author="Ed" w:date="2013-04-01T14:53:00Z">
            <w:rPr/>
          </w:rPrChange>
        </w:rPr>
        <w:t>a priori</w:t>
      </w:r>
      <w:r>
        <w:t xml:space="preserve"> map, making it eas</w:t>
      </w:r>
      <w:r w:rsidR="0083679E">
        <w:t>i</w:t>
      </w:r>
      <w:r>
        <w:t xml:space="preserve">er to install the robot in a novel environment. However, </w:t>
      </w:r>
      <w:proofErr w:type="spellStart"/>
      <w:r>
        <w:t>gmapping</w:t>
      </w:r>
      <w:proofErr w:type="spellEnd"/>
      <w:r>
        <w:t xml:space="preserve"> on </w:t>
      </w:r>
      <w:del w:id="398" w:author="Ed" w:date="2013-04-01T14:14:00Z">
        <w:r w:rsidDel="00C26887">
          <w:delText>ABBY</w:delText>
        </w:r>
      </w:del>
      <w:ins w:id="399" w:author="Ed" w:date="2013-04-01T14:14:00Z">
        <w:r w:rsidR="00C26887">
          <w:t>ABBY</w:t>
        </w:r>
      </w:ins>
      <w:r>
        <w:t xml:space="preserve">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CA427F">
      <w:r>
        <w:t xml:space="preserve">Combining odometry with AMCL yields results that are better than either one alone. Because AMCL takes so long to compute, it cannot be used to approximate continuous localization. This makes it unsuitable for local planning, which updates at </w:t>
      </w:r>
      <w:del w:id="400" w:author="Ed" w:date="2013-04-01T14:57:00Z">
        <w:r w:rsidR="00073423" w:rsidDel="00F15635">
          <w:delText xml:space="preserve">16 </w:delText>
        </w:r>
      </w:del>
      <w:ins w:id="401" w:author="Ed" w:date="2013-04-01T14:57:00Z">
        <w:r w:rsidR="00F15635">
          <w:t xml:space="preserve">12 </w:t>
        </w:r>
      </w:ins>
      <w:r w:rsidR="00073423">
        <w:t>Hz</w:t>
      </w:r>
      <w:r>
        <w:t xml:space="preserve">. </w:t>
      </w:r>
      <w:proofErr w:type="gramStart"/>
      <w:r>
        <w:t>Whereas</w:t>
      </w:r>
      <w:proofErr w:type="gramEnd"/>
      <w:r>
        <w:t xml:space="preserve">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t>
      </w:r>
      <w:r>
        <w:lastRenderedPageBreak/>
        <w:t xml:space="preserve">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frame and the map frame. This transform is updated by AMCL, which runs an update every time the robot moves more than 0.05 meters in translation or 0.1 radians in rotation. On each AMCL update, the transform from the map to </w:t>
      </w:r>
      <w:proofErr w:type="spellStart"/>
      <w:r>
        <w:t>odom</w:t>
      </w:r>
      <w:proofErr w:type="spellEnd"/>
      <w:r>
        <w:t xml:space="preserve"> frame is change</w:t>
      </w:r>
      <w:ins w:id="402" w:author="Ed" w:date="2013-04-01T15:00:00Z">
        <w:r w:rsidR="00F15635">
          <w:t>d</w:t>
        </w:r>
      </w:ins>
      <w:r>
        <w:t xml:space="preserv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Over a long period of operation</w:t>
      </w:r>
      <w:ins w:id="403" w:author="Ed" w:date="2013-04-01T15:00:00Z">
        <w:r w:rsidR="00F15635">
          <w:t>,</w:t>
        </w:r>
      </w:ins>
      <w:r>
        <w:t xml:space="preserve">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8C03F5" w:rsidRDefault="008C03F5" w:rsidP="00CA427F">
      <w:r>
        <w:rPr>
          <w:noProof/>
          <w:lang w:bidi="ar-SA"/>
        </w:rPr>
        <w:drawing>
          <wp:inline distT="0" distB="0" distL="0" distR="0" wp14:anchorId="0A86B703" wp14:editId="6D27B040">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8C03F5" w:rsidRDefault="008C03F5" w:rsidP="00CA427F">
      <w:pPr>
        <w:pStyle w:val="Caption"/>
      </w:pPr>
      <w:bookmarkStart w:id="404" w:name="_Toc351997944"/>
      <w:bookmarkStart w:id="405" w:name="_Toc352587896"/>
      <w:r>
        <w:t xml:space="preserve">Figure </w:t>
      </w:r>
      <w:r w:rsidR="00713CF9">
        <w:fldChar w:fldCharType="begin"/>
      </w:r>
      <w:r w:rsidR="00713CF9">
        <w:instrText xml:space="preserve"> SEQ Figure \* ARABIC </w:instrText>
      </w:r>
      <w:r w:rsidR="00713CF9">
        <w:fldChar w:fldCharType="separate"/>
      </w:r>
      <w:r w:rsidR="002557A2">
        <w:rPr>
          <w:noProof/>
        </w:rPr>
        <w:t>10</w:t>
      </w:r>
      <w:r w:rsidR="00713CF9">
        <w:rPr>
          <w:noProof/>
        </w:rPr>
        <w:fldChar w:fldCharType="end"/>
      </w:r>
      <w:r>
        <w:t>: The map, odometry, and base frames of the robot localization system.</w:t>
      </w:r>
      <w:bookmarkEnd w:id="404"/>
      <w:bookmarkEnd w:id="405"/>
    </w:p>
    <w:p w:rsidR="0053034D" w:rsidRDefault="0053034D" w:rsidP="00CA427F">
      <w:r>
        <w:lastRenderedPageBreak/>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CA427F">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CA427F">
      <w:r>
        <w:t xml:space="preserve">Another way to potentially improve the robot’s localization would be to use the Kinect. The Kinect’s limited range and field of view make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7344B">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t xml:space="preserve">. A system of visual landmarks on the floor might be useful as a starting seed pose for AMCL. Currently, when the robot is started, the starting pose must be </w:t>
      </w:r>
      <w:r>
        <w:lastRenderedPageBreak/>
        <w:t xml:space="preserve">manually entered using </w:t>
      </w:r>
      <w:proofErr w:type="spellStart"/>
      <w:r>
        <w:t>Rviz</w:t>
      </w:r>
      <w:proofErr w:type="spellEnd"/>
      <w:r>
        <w:t xml:space="preserve">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pPr>
        <w:pStyle w:val="Heading3"/>
        <w:pPrChange w:id="406" w:author="Ed" w:date="2013-04-02T11:34:00Z">
          <w:pPr>
            <w:pStyle w:val="Heading2"/>
          </w:pPr>
        </w:pPrChange>
      </w:pPr>
      <w:bookmarkStart w:id="407" w:name="_Toc351559258"/>
      <w:bookmarkStart w:id="408" w:name="_Toc352053839"/>
      <w:bookmarkStart w:id="409" w:name="_Toc351997891"/>
      <w:r>
        <w:t>Mobile Base Trajectory Planning</w:t>
      </w:r>
      <w:bookmarkEnd w:id="407"/>
      <w:bookmarkEnd w:id="408"/>
      <w:bookmarkEnd w:id="409"/>
    </w:p>
    <w:p w:rsidR="0053034D" w:rsidRDefault="0053034D" w:rsidP="00CA427F">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w:t>
      </w:r>
      <w:del w:id="410" w:author="Ed" w:date="2013-04-01T14:14:00Z">
        <w:r w:rsidDel="00C26887">
          <w:delText>ABBY</w:delText>
        </w:r>
      </w:del>
      <w:ins w:id="411" w:author="Ed" w:date="2013-04-01T14:14:00Z">
        <w:r w:rsidR="00C26887">
          <w:t>ABBY</w:t>
        </w:r>
      </w:ins>
      <w:r>
        <w:t xml:space="preserve">'s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CA427F">
      <w:r>
        <w:t xml:space="preserve">At the simplest and lowest level of the navigation task is speed control. Speed control on </w:t>
      </w:r>
      <w:del w:id="412" w:author="Ed" w:date="2013-04-01T14:14:00Z">
        <w:r w:rsidDel="00C26887">
          <w:delText>ABBY</w:delText>
        </w:r>
      </w:del>
      <w:ins w:id="413" w:author="Ed" w:date="2013-04-01T14:14:00Z">
        <w:r w:rsidR="00C26887">
          <w:t>ABBY</w:t>
        </w:r>
      </w:ins>
      <w:r>
        <w:t xml:space="preserve"> </w:t>
      </w:r>
      <w:del w:id="414" w:author="Ed" w:date="2013-04-01T15:00:00Z">
        <w:r w:rsidDel="00F15635">
          <w:delText xml:space="preserve">is </w:delText>
        </w:r>
      </w:del>
      <w:ins w:id="415" w:author="Ed" w:date="2013-04-01T15:00:00Z">
        <w:r w:rsidR="00F15635">
          <w:t xml:space="preserve">was </w:t>
        </w:r>
      </w:ins>
      <w:r>
        <w:t>implemented</w:t>
      </w:r>
      <w:ins w:id="416" w:author="Ed" w:date="2013-04-01T15:00:00Z">
        <w:r w:rsidR="00F15635">
          <w:t xml:space="preserve"> by previous researchers</w:t>
        </w:r>
      </w:ins>
      <w:r>
        <w:t xml:space="preserve"> as a pair of PID controllers, one for each wheel. The PID controllers are implemented on the </w:t>
      </w:r>
      <w:proofErr w:type="spellStart"/>
      <w:r>
        <w:t>cRIO's</w:t>
      </w:r>
      <w:proofErr w:type="spellEnd"/>
      <w:r>
        <w:t xml:space="preserve"> FPGA for speed and robustness, with loop closure rates of 100 Hz.</w:t>
      </w:r>
      <w:del w:id="417" w:author="Ed" w:date="2013-04-01T15:03:00Z">
        <w:r w:rsidDel="00F15635">
          <w:delText xml:space="preserve"> Each PID controller's setpoint is </w:delText>
        </w:r>
        <w:r w:rsidDel="00F15635">
          <w:lastRenderedPageBreak/>
          <w:delText>specified in meters/second and its output is an 8-bit signed integer</w:delText>
        </w:r>
        <w:r w:rsidR="00CE35EE" w:rsidDel="00F15635">
          <w:delText>.</w:delText>
        </w:r>
      </w:del>
      <w:r w:rsidR="00CE35EE">
        <w:t xml:space="preserve"> A simple geometric algorithm (see </w:t>
      </w:r>
      <w:ins w:id="418" w:author="Ed" w:date="2013-04-01T15:01:00Z">
        <w:r w:rsidR="00F15635">
          <w:t xml:space="preserve">Equations </w:t>
        </w:r>
      </w:ins>
      <w:ins w:id="419" w:author="Ed" w:date="2013-04-01T15:02:00Z">
        <w:r w:rsidR="00F15635">
          <w:t>1 and 2</w:t>
        </w:r>
      </w:ins>
      <w:r w:rsidR="00CE35EE">
        <w:t>)</w:t>
      </w:r>
      <w:r>
        <w:t xml:space="preserve">, implemented on the </w:t>
      </w:r>
      <w:proofErr w:type="spellStart"/>
      <w:r>
        <w:t>cRIO's</w:t>
      </w:r>
      <w:proofErr w:type="spellEnd"/>
      <w:r>
        <w:t xml:space="preserve"> PowerPC processor, is used to convert twist-style commands (forward and rotational speed) into speed </w:t>
      </w:r>
      <w:del w:id="420" w:author="Ed" w:date="2013-04-01T15:03:00Z">
        <w:r w:rsidDel="00F15635">
          <w:delText xml:space="preserve">commands </w:delText>
        </w:r>
      </w:del>
      <w:proofErr w:type="spellStart"/>
      <w:ins w:id="421" w:author="Ed" w:date="2013-04-01T15:03:00Z">
        <w:r w:rsidR="00F15635">
          <w:t>setpoints</w:t>
        </w:r>
        <w:proofErr w:type="spellEnd"/>
        <w:r w:rsidR="00F15635">
          <w:t xml:space="preserve"> </w:t>
        </w:r>
      </w:ins>
      <w:r>
        <w:t xml:space="preserve">for each wheel. </w:t>
      </w:r>
      <w:ins w:id="422" w:author="Ed" w:date="2013-04-01T15:03:00Z">
        <w:r w:rsidR="00F15635">
          <w:t xml:space="preserve">Each PID controller's </w:t>
        </w:r>
        <w:proofErr w:type="spellStart"/>
        <w:r w:rsidR="00F15635">
          <w:t>setpoint</w:t>
        </w:r>
        <w:proofErr w:type="spellEnd"/>
        <w:r w:rsidR="00F15635">
          <w:t xml:space="preserve"> is specified in meters/second and its output is an 8-bit signed integer </w:t>
        </w:r>
      </w:ins>
      <w:proofErr w:type="gramStart"/>
      <w:r>
        <w:t>These</w:t>
      </w:r>
      <w:proofErr w:type="gramEnd"/>
      <w:r>
        <w:t xml:space="preserv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w:t>
      </w:r>
      <w:del w:id="423" w:author="Ed" w:date="2013-04-01T14:14:00Z">
        <w:r w:rsidDel="00C26887">
          <w:delText>ABBY</w:delText>
        </w:r>
      </w:del>
      <w:ins w:id="424" w:author="Ed" w:date="2013-04-01T14:14:00Z">
        <w:r w:rsidR="00C26887">
          <w:t>ABBY</w:t>
        </w:r>
      </w:ins>
      <w:r>
        <w:t xml:space="preserve"> were originally tuned for another similar robot based on the</w:t>
      </w:r>
      <w:r w:rsidR="00E8726A">
        <w:t xml:space="preserve"> same drivetrain known as ALEN</w:t>
      </w:r>
      <w:del w:id="425" w:author="Ed" w:date="2013-04-02T10:26:00Z">
        <w:r w:rsidR="00E8726A" w:rsidDel="002D6416">
          <w:delText xml:space="preserve"> </w:delText>
        </w:r>
      </w:del>
      <w:r w:rsidR="0087344B">
        <w:fldChar w:fldCharType="begin"/>
      </w:r>
      <w:ins w:id="426" w:author="Ed" w:date="2013-04-02T10:19:00Z">
        <w:r w:rsidR="00B97924">
          <w:instrText xml:space="preserve"> ADDIN ZOTERO_ITEM CSL_CITATION {"citationID":"28k03e7o82","properties":{"formattedCitation":"[19]","plainCitation":"[19]"},"citationItems":[{"id":159,"uris":["http://zotero.org/users/1284010/items/EK2R7ZID"],"uri":["http://zotero.org/users/1284010/items/EK2R7ZID"],"itemData":{"id":159,"type":"report","title":"ALEN","publisher":"IGVC","URL":"http://www.igvc.org/design/2009/Case%20Western%20Reserve%20University%20-%20Alen.pdf","author":[{"family":"Tony Yanick","given":""},{"family":"Chase Nemeth","given":""},{"family":"Beom Koh","given":""},{"family":"Avinash Karamchandani","given":""}],"issued":{"date-parts":[[2009]]}}}],"schema":"https://github.com/citation-style-language/schema/raw/master/csl-citation.json"} </w:instrText>
        </w:r>
      </w:ins>
      <w:del w:id="427" w:author="Ed" w:date="2013-04-02T10:19:00Z">
        <w:r w:rsidR="007A0A93" w:rsidDel="00B97924">
          <w:del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delInstrText>
        </w:r>
      </w:del>
      <w:r w:rsidR="0087344B">
        <w:fldChar w:fldCharType="separate"/>
      </w:r>
      <w:r w:rsidR="007A0A93" w:rsidRPr="007A0A93">
        <w:t>[19]</w:t>
      </w:r>
      <w:r w:rsidR="0087344B">
        <w:fldChar w:fldCharType="end"/>
      </w:r>
      <w:r>
        <w:t xml:space="preserve">. ALEN was significantly lighter than </w:t>
      </w:r>
      <w:del w:id="428" w:author="Ed" w:date="2013-04-01T14:14:00Z">
        <w:r w:rsidDel="00C26887">
          <w:delText>ABBY</w:delText>
        </w:r>
      </w:del>
      <w:ins w:id="429" w:author="Ed" w:date="2013-04-01T14:14:00Z">
        <w:r w:rsidR="00C26887">
          <w:t>ABBY</w:t>
        </w:r>
      </w:ins>
      <w:r>
        <w:t xml:space="preserve"> and also had a different weight distribution. As a result, </w:t>
      </w:r>
      <w:del w:id="430" w:author="Ed" w:date="2013-04-01T15:03:00Z">
        <w:r w:rsidDel="00F15635">
          <w:delText xml:space="preserve">it is likely that </w:delText>
        </w:r>
      </w:del>
      <w:del w:id="431" w:author="Ed" w:date="2013-04-01T14:14:00Z">
        <w:r w:rsidDel="00C26887">
          <w:delText>ABBY</w:delText>
        </w:r>
      </w:del>
      <w:ins w:id="432" w:author="Ed" w:date="2013-04-01T14:14:00Z">
        <w:r w:rsidR="00C26887">
          <w:t>ABBY</w:t>
        </w:r>
      </w:ins>
      <w:r>
        <w:t xml:space="preserve">'s PID controllers are not optimally tuned. This sub-optimal tuning makes it impossible for </w:t>
      </w:r>
      <w:del w:id="433" w:author="Ed" w:date="2013-04-01T14:14:00Z">
        <w:r w:rsidDel="00C26887">
          <w:delText>ABBY</w:delText>
        </w:r>
      </w:del>
      <w:ins w:id="434" w:author="Ed" w:date="2013-04-01T14:14:00Z">
        <w:r w:rsidR="00C26887">
          <w:t>ABBY</w:t>
        </w:r>
      </w:ins>
      <w:r>
        <w:t xml:space="preserve"> to execute low-speed commands because the controllers do not command a high enough voltage to the motors to overcome static friction in the drivetrain. As a result, </w:t>
      </w:r>
      <w:del w:id="435" w:author="Ed" w:date="2013-04-01T14:14:00Z">
        <w:r w:rsidDel="00C26887">
          <w:delText>ABBY</w:delText>
        </w:r>
      </w:del>
      <w:ins w:id="436" w:author="Ed" w:date="2013-04-01T14:14:00Z">
        <w:r w:rsidR="00C26887">
          <w:t>ABBY</w:t>
        </w:r>
      </w:ins>
      <w:r>
        <w:t xml:space="preserve">'s minimum achievable forward/reverse speed is </w:t>
      </w:r>
      <w:r w:rsidR="00E8726A">
        <w:t>0.1</w:t>
      </w:r>
      <w:r>
        <w:t xml:space="preserve"> m/s and minimum rotational speed is </w:t>
      </w:r>
      <w:r w:rsidR="00E8726A">
        <w:t>0.35</w:t>
      </w:r>
      <w:r>
        <w:t xml:space="preserve"> rad/sec. This compares unfavorably to the minimum speeds that Eric </w:t>
      </w:r>
      <w:proofErr w:type="spellStart"/>
      <w:r>
        <w:t>Perko</w:t>
      </w:r>
      <w:proofErr w:type="spellEnd"/>
      <w:r>
        <w:t xml:space="preserve"> was able to achieve on HARLIE, which were 0.1 m/second and </w:t>
      </w:r>
      <w:proofErr w:type="gramStart"/>
      <w:r>
        <w:t>0.1 radians/second respectively</w:t>
      </w:r>
      <w:proofErr w:type="gramEnd"/>
      <w:r>
        <w:t>.</w:t>
      </w:r>
    </w:p>
    <w:p w:rsidR="0053034D" w:rsidRPr="004719AB" w:rsidRDefault="00713CF9"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1</w:t>
      </w:r>
      <w:r w:rsidR="0087344B">
        <w:fldChar w:fldCharType="end"/>
      </w:r>
    </w:p>
    <w:p w:rsidR="00CE35EE" w:rsidRDefault="00713CF9"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2</w:t>
      </w:r>
      <w:r w:rsidR="0087344B">
        <w:fldChar w:fldCharType="end"/>
      </w:r>
    </w:p>
    <w:p w:rsidR="0053034D" w:rsidRDefault="0053034D" w:rsidP="00CA427F">
      <w:r>
        <w:lastRenderedPageBreak/>
        <w:t xml:space="preserve">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w:t>
      </w:r>
      <w:del w:id="437" w:author="Ed" w:date="2013-04-01T14:14:00Z">
        <w:r w:rsidDel="00C26887">
          <w:delText>ABBY</w:delText>
        </w:r>
      </w:del>
      <w:ins w:id="438" w:author="Ed" w:date="2013-04-01T14:14:00Z">
        <w:r w:rsidR="00C26887">
          <w:t>ABBY</w:t>
        </w:r>
      </w:ins>
      <w:r>
        <w:t>, these tasks are performed by a global and a local planner, respectively.</w:t>
      </w:r>
    </w:p>
    <w:p w:rsidR="0053034D" w:rsidRDefault="001B1C15" w:rsidP="00CA427F">
      <w:proofErr w:type="spellStart"/>
      <w:r>
        <w:t>NavFn</w:t>
      </w:r>
      <w:proofErr w:type="spellEnd"/>
      <w:r w:rsidR="0087344B">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7344B">
        <w:fldChar w:fldCharType="separate"/>
      </w:r>
      <w:r w:rsidR="007A0A93" w:rsidRPr="007A0A93">
        <w:t>[20]</w:t>
      </w:r>
      <w:r w:rsidR="0087344B">
        <w:fldChar w:fldCharType="end"/>
      </w:r>
      <w:del w:id="439" w:author="Ed" w:date="2013-04-02T10:26:00Z">
        <w:r w:rsidR="0053034D" w:rsidDel="002D6416">
          <w:delText xml:space="preserve"> </w:delText>
        </w:r>
      </w:del>
      <w:r w:rsidR="0053034D">
        <w:t xml:space="preserve">,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7344B">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7344B">
        <w:fldChar w:fldCharType="separate"/>
      </w:r>
      <w:r w:rsidR="007A0A93" w:rsidRPr="007A0A93">
        <w:t>[21]</w:t>
      </w:r>
      <w:r w:rsidR="0087344B">
        <w:fldChar w:fldCharType="end"/>
      </w:r>
      <w:r w:rsidR="0053034D">
        <w:t xml:space="preserve">. This path is defined as a series of intermediate </w:t>
      </w:r>
      <w:del w:id="440" w:author="Ed" w:date="2013-04-01T15:04:00Z">
        <w:r w:rsidR="0053034D" w:rsidDel="00F15635">
          <w:delText>"breadcrumbs,"</w:delText>
        </w:r>
      </w:del>
      <w:r w:rsidR="0053034D">
        <w:t xml:space="preserve"> robot poses along the path. </w:t>
      </w:r>
      <w:proofErr w:type="spellStart"/>
      <w:r w:rsidR="0053034D">
        <w:t>NavFn</w:t>
      </w:r>
      <w:proofErr w:type="spellEnd"/>
      <w:r w:rsidR="0053034D">
        <w:t xml:space="preserve"> can successfully plan paths for </w:t>
      </w:r>
      <w:del w:id="441" w:author="Ed" w:date="2013-04-01T14:14:00Z">
        <w:r w:rsidR="0053034D" w:rsidDel="00C26887">
          <w:delText>ABBY</w:delText>
        </w:r>
      </w:del>
      <w:ins w:id="442" w:author="Ed" w:date="2013-04-01T14:14:00Z">
        <w:r w:rsidR="00C26887">
          <w:t>ABBY</w:t>
        </w:r>
      </w:ins>
      <w:r w:rsidR="0053034D">
        <w:t xml:space="preserve"> in relatively open environments, but because it assumes a circular robot base, it will sometimes plan impossible paths in crowded environments.</w:t>
      </w:r>
    </w:p>
    <w:p w:rsidR="0053034D" w:rsidRDefault="0053034D" w:rsidP="00CA427F">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 xml:space="preserve">sing a </w:t>
      </w:r>
      <w:del w:id="443" w:author="Ed" w:date="2013-04-01T15:04:00Z">
        <w:r w:rsidR="001E0DFA" w:rsidDel="00F15635">
          <w:delText>dynamic window</w:delText>
        </w:r>
      </w:del>
      <w:ins w:id="444" w:author="Ed" w:date="2013-04-01T15:04:00Z">
        <w:r w:rsidR="00F15635">
          <w:t>trajectory rollout</w:t>
        </w:r>
      </w:ins>
      <w:r w:rsidR="001E0DFA">
        <w:t xml:space="preserve"> approach</w:t>
      </w:r>
      <w:del w:id="445" w:author="Ed" w:date="2013-04-02T10:27:00Z">
        <w:r w:rsidR="001E0DFA" w:rsidDel="002D6416">
          <w:delText>,</w:delText>
        </w:r>
      </w:del>
      <w:r w:rsidR="0087344B">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ins w:id="446" w:author="Ed" w:date="2013-04-02T10:27:00Z">
        <w:r w:rsidR="002D6416">
          <w:t>,</w:t>
        </w:r>
      </w:ins>
      <w:r>
        <w:t xml:space="preserve"> which forward-simulates translational and rotational velocities and evaluates the resulting trajectories for proximity to obstacles, proximity to the goal, and adherence to the global path. These scores </w:t>
      </w:r>
      <w:del w:id="447" w:author="Ed" w:date="2013-04-01T15:04:00Z">
        <w:r w:rsidDel="00F15635">
          <w:delText xml:space="preserve">and </w:delText>
        </w:r>
      </w:del>
      <w:ins w:id="448" w:author="Ed" w:date="2013-04-01T15:04:00Z">
        <w:r w:rsidR="00F15635">
          <w:t xml:space="preserve">are </w:t>
        </w:r>
      </w:ins>
      <w:r>
        <w:t xml:space="preserve">weighted and summed to determine the </w:t>
      </w:r>
      <w:del w:id="449" w:author="Ed" w:date="2013-04-01T15:05:00Z">
        <w:r w:rsidDel="00F15635">
          <w:delText xml:space="preserve">trajectory's </w:delText>
        </w:r>
      </w:del>
      <w:ins w:id="450" w:author="Ed" w:date="2013-04-01T15:05:00Z">
        <w:r w:rsidR="00F15635">
          <w:t xml:space="preserve">velocity command’s </w:t>
        </w:r>
      </w:ins>
      <w:r>
        <w:t xml:space="preserve">score. The highest scoring velocity command is sent to the mobile base driver. </w:t>
      </w:r>
      <w:del w:id="451" w:author="Ed" w:date="2013-04-01T15:05:00Z">
        <w:r w:rsidDel="00F15635">
          <w:delText xml:space="preserve">On </w:delText>
        </w:r>
      </w:del>
      <w:del w:id="452" w:author="Ed" w:date="2013-04-01T14:14:00Z">
        <w:r w:rsidDel="00C26887">
          <w:delText>ABBY</w:delText>
        </w:r>
      </w:del>
      <w:del w:id="453" w:author="Ed" w:date="2013-04-01T15:05:00Z">
        <w:r w:rsidDel="00F15635">
          <w:delText>, dynamic window planning sometimes results in unintuitive behavior as the robot approaches the goal. Namely, the robot will sometimes rotate the wrong way, forcing it to turn all the way around to reach the proper heading.</w:delText>
        </w:r>
      </w:del>
    </w:p>
    <w:p w:rsidR="0053034D" w:rsidRPr="00396867" w:rsidRDefault="0053034D" w:rsidP="00CA427F">
      <w:r>
        <w:lastRenderedPageBreak/>
        <w:t xml:space="preserve">There are some alternatives to </w:t>
      </w:r>
      <w:proofErr w:type="spellStart"/>
      <w:r>
        <w:t>NavFn</w:t>
      </w:r>
      <w:proofErr w:type="spellEnd"/>
      <w:r>
        <w:t xml:space="preserve"> and the base local planner packages used on </w:t>
      </w:r>
      <w:del w:id="454" w:author="Ed" w:date="2013-04-01T14:14:00Z">
        <w:r w:rsidDel="00C26887">
          <w:delText>ABBY</w:delText>
        </w:r>
      </w:del>
      <w:ins w:id="455" w:author="Ed" w:date="2013-04-01T14:14:00Z">
        <w:r w:rsidR="00C26887">
          <w:t>ABBY</w:t>
        </w:r>
      </w:ins>
      <w:r>
        <w:t>. The ROS navigation stack includes a global</w:t>
      </w:r>
      <w:r w:rsidR="001E0DFA">
        <w:t xml:space="preserve"> planner called Carrot Planner</w:t>
      </w:r>
      <w:del w:id="456" w:author="Ed" w:date="2013-04-02T10:27:00Z">
        <w:r w:rsidR="001E0DFA" w:rsidDel="002D6416">
          <w:delText>,</w:delText>
        </w:r>
      </w:del>
      <w:r w:rsidR="0087344B">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7344B">
        <w:fldChar w:fldCharType="separate"/>
      </w:r>
      <w:r w:rsidR="007A0A93" w:rsidRPr="007A0A93">
        <w:t>[22]</w:t>
      </w:r>
      <w:r w:rsidR="0087344B">
        <w:fldChar w:fldCharType="end"/>
      </w:r>
      <w:ins w:id="457" w:author="Ed" w:date="2013-04-02T10:27:00Z">
        <w:r w:rsidR="002D6416">
          <w:t>,</w:t>
        </w:r>
      </w:ins>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ins w:id="458" w:author="Ed" w:date="2013-04-01T15:07:00Z">
        <w:r w:rsidR="00F15635">
          <w:t xml:space="preserve">Eric </w:t>
        </w:r>
      </w:ins>
      <w:proofErr w:type="spellStart"/>
      <w:r>
        <w:t>Perko</w:t>
      </w:r>
      <w:proofErr w:type="spellEnd"/>
      <w:r w:rsidR="0087344B">
        <w:fldChar w:fldCharType="begin"/>
      </w:r>
      <w:ins w:id="459" w:author="Ed" w:date="2013-04-02T10:35:00Z">
        <w:r w:rsidR="00FC6366">
          <w:instrText xml:space="preserve"> ADDIN ZOTERO_ITEM CSL_CITATION {"citationID":"ejjcbt2po","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460" w:author="Ed" w:date="2013-04-02T10:35:00Z">
        <w:r w:rsidR="00380F8D" w:rsidDel="00FC6366">
          <w:del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461" w:author="Ed" w:date="2013-04-02T10:35:00Z">
        <w:r w:rsidR="00FC6366" w:rsidRPr="00FC6366">
          <w:t>[11]</w:t>
        </w:r>
      </w:ins>
      <w:del w:id="462" w:author="Ed" w:date="2013-04-02T10:35:00Z">
        <w:r w:rsidR="00380F8D" w:rsidRPr="00FC6366" w:rsidDel="00FC6366">
          <w:delText>[10]</w:delText>
        </w:r>
      </w:del>
      <w:r w:rsidR="0087344B">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w:t>
      </w:r>
      <w:r w:rsidRPr="0053761C">
        <w:rPr>
          <w:i/>
          <w:rPrChange w:id="463" w:author="Ed" w:date="2013-04-01T14:53:00Z">
            <w:rPr/>
          </w:rPrChange>
        </w:rPr>
        <w:t>a priori</w:t>
      </w:r>
      <w:r>
        <w:t xml:space="preserve">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w:t>
      </w:r>
      <w:ins w:id="464" w:author="Ed" w:date="2013-04-01T15:07:00Z">
        <w:r w:rsidR="002A42A1">
          <w:t xml:space="preserve">This closely resembles the existing paradigm for AGV navigation. </w:t>
        </w:r>
      </w:ins>
      <w:r>
        <w:t xml:space="preserve">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w:t>
      </w:r>
      <w:r>
        <w:lastRenderedPageBreak/>
        <w:t xml:space="preserve">segments and constant-curvature arcs. This prevents it from being interoperable with </w:t>
      </w:r>
      <w:proofErr w:type="spellStart"/>
      <w:r>
        <w:t>NavFn</w:t>
      </w:r>
      <w:proofErr w:type="spellEnd"/>
      <w:r>
        <w:t>.</w:t>
      </w:r>
    </w:p>
    <w:p w:rsidR="0053034D" w:rsidRDefault="0053034D" w:rsidP="001047D9">
      <w:pPr>
        <w:pStyle w:val="Heading2"/>
      </w:pPr>
      <w:bookmarkStart w:id="465" w:name="_Toc351559259"/>
      <w:bookmarkStart w:id="466" w:name="_Toc352053840"/>
      <w:bookmarkStart w:id="467" w:name="_Toc351997892"/>
      <w:del w:id="468" w:author="Ed" w:date="2013-04-01T15:08:00Z">
        <w:r w:rsidDel="002A42A1">
          <w:delText xml:space="preserve">IK </w:delText>
        </w:r>
      </w:del>
      <w:ins w:id="469" w:author="Ed" w:date="2013-04-01T15:08:00Z">
        <w:r w:rsidR="002A42A1">
          <w:t xml:space="preserve">Inverse Kinematics </w:t>
        </w:r>
      </w:ins>
      <w:r>
        <w:t>solver</w:t>
      </w:r>
      <w:bookmarkEnd w:id="465"/>
      <w:bookmarkEnd w:id="466"/>
      <w:bookmarkEnd w:id="467"/>
    </w:p>
    <w:p w:rsidR="0053034D" w:rsidRPr="00934523" w:rsidRDefault="0053034D" w:rsidP="00CA427F">
      <w:r>
        <w:t xml:space="preserve">An important part of robotic arm planning is an </w:t>
      </w:r>
      <w:del w:id="470" w:author="Ed" w:date="2013-04-01T15:08:00Z">
        <w:r w:rsidDel="002A42A1">
          <w:delText>inverse kinematic</w:delText>
        </w:r>
      </w:del>
      <w:ins w:id="471" w:author="Ed" w:date="2013-04-01T15:08:00Z">
        <w:r w:rsidR="002A42A1">
          <w:t>inverse kinematics</w:t>
        </w:r>
      </w:ins>
      <w:r>
        <w:t xml:space="preserve"> solver. Given a pose in the robotic arm's work envelope, an </w:t>
      </w:r>
      <w:del w:id="472" w:author="Ed" w:date="2013-04-01T15:08:00Z">
        <w:r w:rsidDel="002A42A1">
          <w:delText>inverse kinematic</w:delText>
        </w:r>
      </w:del>
      <w:ins w:id="473" w:author="Ed" w:date="2013-04-01T15:08:00Z">
        <w:r w:rsidR="002A42A1">
          <w:t>inverse kinematics</w:t>
        </w:r>
      </w:ins>
      <w:r>
        <w:t xml:space="preserve"> solver determines a set of joint angles that would place the end effector at that pose. Because not all poses have possible solutions and some poses are degenerate cases, analytical </w:t>
      </w:r>
      <w:del w:id="474" w:author="Ed" w:date="2013-04-01T15:08:00Z">
        <w:r w:rsidDel="002A42A1">
          <w:delText>inverse kinematic</w:delText>
        </w:r>
      </w:del>
      <w:ins w:id="475" w:author="Ed" w:date="2013-04-01T15:08:00Z">
        <w:r w:rsidR="002A42A1">
          <w:t>inverse kinematics</w:t>
        </w:r>
      </w:ins>
      <w:r>
        <w:t xml:space="preserve"> solvers are mathematically complex.</w:t>
      </w:r>
    </w:p>
    <w:p w:rsidR="0053034D" w:rsidRDefault="0053034D">
      <w:pPr>
        <w:pStyle w:val="Heading3"/>
        <w:pPrChange w:id="476" w:author="Ed" w:date="2013-04-02T11:34:00Z">
          <w:pPr>
            <w:pStyle w:val="Heading2"/>
          </w:pPr>
        </w:pPrChange>
      </w:pPr>
      <w:bookmarkStart w:id="477" w:name="_Toc351559260"/>
      <w:bookmarkStart w:id="478" w:name="_Toc352053841"/>
      <w:bookmarkStart w:id="479" w:name="_Toc351997893"/>
      <w:r>
        <w:t>KDL Solver</w:t>
      </w:r>
      <w:bookmarkEnd w:id="477"/>
      <w:bookmarkEnd w:id="478"/>
      <w:bookmarkEnd w:id="479"/>
    </w:p>
    <w:p w:rsidR="0053034D" w:rsidRDefault="0053034D" w:rsidP="00CA427F">
      <w:r>
        <w:t xml:space="preserve">ROS includes a kinematic solver in the </w:t>
      </w:r>
      <w:proofErr w:type="spellStart"/>
      <w:r>
        <w:t>kinematics_constraint_aware</w:t>
      </w:r>
      <w:proofErr w:type="spellEnd"/>
      <w:r>
        <w:t xml:space="preserve"> package that wraps the </w:t>
      </w:r>
      <w:del w:id="480" w:author="Ed" w:date="2013-04-01T15:08:00Z">
        <w:r w:rsidDel="002A42A1">
          <w:delText>inverse kinematic</w:delText>
        </w:r>
      </w:del>
      <w:ins w:id="481" w:author="Ed" w:date="2013-04-01T15:08:00Z">
        <w:r w:rsidR="002A42A1">
          <w:t>inverse kinematics</w:t>
        </w:r>
      </w:ins>
      <w:r>
        <w:t xml:space="preserve"> solver of the </w:t>
      </w:r>
      <w:proofErr w:type="spellStart"/>
      <w:r>
        <w:t>Orocos</w:t>
      </w:r>
      <w:proofErr w:type="spellEnd"/>
      <w:r>
        <w:t xml:space="preserve"> project's Kinematics and Dynamics Library (KDL)</w:t>
      </w:r>
      <w:r w:rsidR="0087344B">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7344B">
        <w:fldChar w:fldCharType="separate"/>
      </w:r>
      <w:r w:rsidR="007A0A93" w:rsidRPr="007A0A93">
        <w:t>[23]</w:t>
      </w:r>
      <w:r w:rsidR="0087344B">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To counteract the problem of the KDL solver failing</w:t>
      </w:r>
      <w:ins w:id="482" w:author="Ed" w:date="2013-04-01T15:09:00Z">
        <w:r w:rsidR="002A42A1">
          <w:t xml:space="preserve"> for achievable positions</w:t>
        </w:r>
      </w:ins>
      <w:r>
        <w:t xml:space="preserve">, the solver was wrapped in a method to retry the search on failure. When the solver fails to find an </w:t>
      </w:r>
      <w:del w:id="483" w:author="Ed" w:date="2013-04-01T15:08:00Z">
        <w:r w:rsidDel="002A42A1">
          <w:delText>inverse kinematic</w:delText>
        </w:r>
      </w:del>
      <w:ins w:id="484" w:author="Ed" w:date="2013-04-01T15:08:00Z">
        <w:r w:rsidR="002A42A1">
          <w:t>inverse kinematics</w:t>
        </w:r>
      </w:ins>
      <w:r>
        <w:t xml:space="preserve"> solution for a desired pose, the solver is reseeded with randomly selected joint values and called again</w:t>
      </w:r>
      <w:ins w:id="485" w:author="Ed" w:date="2013-04-01T15:09:00Z">
        <w:r w:rsidR="002A42A1">
          <w:t>, up to 100 times</w:t>
        </w:r>
      </w:ins>
      <w:r>
        <w:t xml:space="preserve">. To test the solver, poses were generated using forward kinematics of simulated joint angles. Since the poses were generated by forward kinematics, they are guaranteed to be achievable. Many of the </w:t>
      </w:r>
      <w:r>
        <w:lastRenderedPageBreak/>
        <w:t xml:space="preserve">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14325B">
        <w:fldChar w:fldCharType="begin"/>
      </w:r>
      <w:r w:rsidR="0014325B">
        <w:instrText xml:space="preserve"> REF _Ref351928372 \h  \* MERGEFORMAT </w:instrText>
      </w:r>
      <w:r w:rsidR="0014325B">
        <w:fldChar w:fldCharType="separate"/>
      </w:r>
      <w:r w:rsidR="002557A2">
        <w:t>Figure 11</w:t>
      </w:r>
      <w:r w:rsidR="0014325B">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w:t>
      </w:r>
      <w:del w:id="486" w:author="Ed" w:date="2013-04-01T15:08:00Z">
        <w:r w:rsidRPr="00055796" w:rsidDel="002A42A1">
          <w:delText>inverse kinematic</w:delText>
        </w:r>
      </w:del>
      <w:ins w:id="487" w:author="Ed" w:date="2013-04-01T15:08:00Z">
        <w:r w:rsidR="002A42A1">
          <w:t>inverse kinematics</w:t>
        </w:r>
      </w:ins>
      <w:r w:rsidRPr="00055796">
        <w:t xml:space="preserve">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w:t>
      </w:r>
      <w:del w:id="488" w:author="Ed" w:date="2013-04-01T15:08:00Z">
        <w:r w:rsidRPr="00055796" w:rsidDel="002A42A1">
          <w:delText>inverse kinematic</w:delText>
        </w:r>
      </w:del>
      <w:ins w:id="489" w:author="Ed" w:date="2013-04-01T15:08:00Z">
        <w:r w:rsidR="002A42A1">
          <w:t>inverse kinematics</w:t>
        </w:r>
      </w:ins>
      <w:r w:rsidRPr="00055796">
        <w:t xml:space="preserve"> solver will be necessary in an industrial installation.</w:t>
      </w:r>
    </w:p>
    <w:p w:rsidR="00055796" w:rsidRDefault="00055796" w:rsidP="00CA427F">
      <w:r>
        <w:rPr>
          <w:noProof/>
          <w:lang w:bidi="ar-SA"/>
        </w:rPr>
        <w:drawing>
          <wp:inline distT="0" distB="0" distL="0" distR="0" wp14:anchorId="26A17000" wp14:editId="1A528772">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490" w:name="_Ref351928372"/>
      <w:bookmarkStart w:id="491" w:name="_Toc351997945"/>
      <w:bookmarkStart w:id="492" w:name="_Toc352587897"/>
      <w:r>
        <w:lastRenderedPageBreak/>
        <w:t xml:space="preserve">Figure </w:t>
      </w:r>
      <w:r w:rsidR="00713CF9">
        <w:fldChar w:fldCharType="begin"/>
      </w:r>
      <w:r w:rsidR="00713CF9">
        <w:instrText xml:space="preserve"> SEQ Figure \* ARABIC </w:instrText>
      </w:r>
      <w:r w:rsidR="00713CF9">
        <w:fldChar w:fldCharType="separate"/>
      </w:r>
      <w:r w:rsidR="002557A2">
        <w:rPr>
          <w:noProof/>
        </w:rPr>
        <w:t>11</w:t>
      </w:r>
      <w:r w:rsidR="00713CF9">
        <w:rPr>
          <w:noProof/>
        </w:rPr>
        <w:fldChar w:fldCharType="end"/>
      </w:r>
      <w:bookmarkEnd w:id="490"/>
      <w:r>
        <w:t>: A histogram of successful requests from the test of the KDL inverse kinematics solver, showing the distribution of iterations required to find a solution.</w:t>
      </w:r>
      <w:bookmarkEnd w:id="491"/>
      <w:bookmarkEnd w:id="492"/>
    </w:p>
    <w:p w:rsidR="0053034D" w:rsidRDefault="0053034D">
      <w:pPr>
        <w:pStyle w:val="Heading3"/>
        <w:pPrChange w:id="493" w:author="Ed" w:date="2013-04-02T11:34:00Z">
          <w:pPr>
            <w:pStyle w:val="Heading2"/>
          </w:pPr>
        </w:pPrChange>
      </w:pPr>
      <w:bookmarkStart w:id="494" w:name="_Toc351559261"/>
      <w:bookmarkStart w:id="495" w:name="_Toc352053842"/>
      <w:bookmarkStart w:id="496" w:name="_Toc351997894"/>
      <w:proofErr w:type="spellStart"/>
      <w:r>
        <w:t>IKFast</w:t>
      </w:r>
      <w:bookmarkEnd w:id="494"/>
      <w:bookmarkEnd w:id="495"/>
      <w:bookmarkEnd w:id="496"/>
      <w:proofErr w:type="spellEnd"/>
    </w:p>
    <w:p w:rsidR="0053034D" w:rsidRDefault="0053034D" w:rsidP="00CA427F">
      <w:r>
        <w:t xml:space="preserve">The </w:t>
      </w:r>
      <w:proofErr w:type="spellStart"/>
      <w:r>
        <w:t>OpenRAVE</w:t>
      </w:r>
      <w:proofErr w:type="spellEnd"/>
      <w:r>
        <w:t xml:space="preserve"> project includes the </w:t>
      </w:r>
      <w:proofErr w:type="spellStart"/>
      <w:r>
        <w:t>IKFast</w:t>
      </w:r>
      <w:proofErr w:type="spellEnd"/>
      <w:r>
        <w:t xml:space="preserve"> kinematic solver tool</w:t>
      </w:r>
      <w:del w:id="497" w:author="Ed" w:date="2013-04-02T10:27:00Z">
        <w:r w:rsidDel="002D6416">
          <w:delText>,</w:delText>
        </w:r>
      </w:del>
      <w:r w:rsidR="0087344B">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7344B">
        <w:fldChar w:fldCharType="separate"/>
      </w:r>
      <w:r w:rsidR="007A0A93" w:rsidRPr="007A0A93">
        <w:t>[24]</w:t>
      </w:r>
      <w:r w:rsidR="0087344B">
        <w:fldChar w:fldCharType="end"/>
      </w:r>
      <w:ins w:id="498" w:author="Ed" w:date="2013-04-02T10:27:00Z">
        <w:r w:rsidR="002D6416">
          <w:t>,</w:t>
        </w:r>
      </w:ins>
      <w:r>
        <w:t xml:space="preserve"> which analyzes a kinematic chain and generates C++ code for an </w:t>
      </w:r>
      <w:del w:id="499" w:author="Ed" w:date="2013-04-01T15:08:00Z">
        <w:r w:rsidDel="002A42A1">
          <w:delText>inverse kinematic</w:delText>
        </w:r>
      </w:del>
      <w:ins w:id="500" w:author="Ed" w:date="2013-04-01T15:08:00Z">
        <w:r w:rsidR="002A42A1">
          <w:t>inverse kinematics</w:t>
        </w:r>
      </w:ins>
      <w:r>
        <w:t xml:space="preserve"> solver for that chain. The solver it generates is a closed-form analytic solver, meaning it runs very quickly (&lt;1 </w:t>
      </w:r>
      <w:proofErr w:type="spellStart"/>
      <w:r>
        <w:t>ms</w:t>
      </w:r>
      <w:proofErr w:type="spellEnd"/>
      <w:r>
        <w:t>)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CA427F">
      <w:pPr>
        <w:rPr>
          <w:b/>
        </w:rPr>
      </w:pPr>
      <w:r>
        <w:t xml:space="preserve">The ROS wrapper for </w:t>
      </w:r>
      <w:proofErr w:type="spellStart"/>
      <w:r>
        <w:t>IKFast</w:t>
      </w:r>
      <w:proofErr w:type="spellEnd"/>
      <w:r>
        <w:t xml:space="preserve"> rejects solutions that violate joint constraints, but </w:t>
      </w:r>
      <w:del w:id="501" w:author="Ed" w:date="2013-04-01T15:10:00Z">
        <w:r w:rsidDel="002A42A1">
          <w:delText xml:space="preserve">since </w:delText>
        </w:r>
      </w:del>
      <w:proofErr w:type="spellStart"/>
      <w:r>
        <w:t>IKFast</w:t>
      </w:r>
      <w:proofErr w:type="spellEnd"/>
      <w:r>
        <w:t xml:space="preserve"> will only return the first eight IK solutions it finds, </w:t>
      </w:r>
      <w:ins w:id="502" w:author="Ed" w:date="2013-04-01T15:10:00Z">
        <w:r w:rsidR="002A42A1">
          <w:t xml:space="preserve">and </w:t>
        </w:r>
      </w:ins>
      <w:r>
        <w:t xml:space="preserve">it is likely that none of these solutions will satisfy joint constraints, particularly for degenerate cases. </w:t>
      </w:r>
      <w:del w:id="503" w:author="Ed" w:date="2013-04-01T15:10:00Z">
        <w:r w:rsidDel="002A42A1">
          <w:delText>In these situations</w:delText>
        </w:r>
      </w:del>
      <w:ins w:id="504" w:author="Ed" w:date="2013-04-01T15:10:00Z">
        <w:r w:rsidR="002A42A1">
          <w:t>When this happens</w:t>
        </w:r>
      </w:ins>
      <w:r>
        <w:t xml:space="preserve">, the ROS </w:t>
      </w:r>
      <w:del w:id="505" w:author="Ed" w:date="2013-04-01T15:08:00Z">
        <w:r w:rsidDel="002A42A1">
          <w:delText>inverse kinematic</w:delText>
        </w:r>
      </w:del>
      <w:ins w:id="506" w:author="Ed" w:date="2013-04-01T15:08:00Z">
        <w:r w:rsidR="002A42A1">
          <w:t>inverse kinematics</w:t>
        </w:r>
      </w:ins>
      <w:r>
        <w:t xml:space="preserve"> service fails, despite the </w:t>
      </w:r>
      <w:ins w:id="507" w:author="Ed" w:date="2013-04-01T15:10:00Z">
        <w:r w:rsidR="002A42A1">
          <w:t xml:space="preserve">possible </w:t>
        </w:r>
      </w:ins>
      <w:r>
        <w:t xml:space="preserve">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w:t>
      </w:r>
      <w:del w:id="508" w:author="Ed" w:date="2013-04-01T14:14:00Z">
        <w:r w:rsidDel="00C26887">
          <w:delText>ABBY</w:delText>
        </w:r>
      </w:del>
      <w:ins w:id="509" w:author="Ed" w:date="2013-04-01T14:14:00Z">
        <w:r w:rsidR="00C26887">
          <w:t>ABBY</w:t>
        </w:r>
      </w:ins>
      <w:r>
        <w:t>'s geometry due to the high incidence of solver failure.</w:t>
      </w:r>
    </w:p>
    <w:p w:rsidR="0053034D" w:rsidRDefault="0053034D" w:rsidP="001047D9">
      <w:pPr>
        <w:pStyle w:val="Heading2"/>
      </w:pPr>
      <w:bookmarkStart w:id="510" w:name="_Toc351559262"/>
      <w:bookmarkStart w:id="511" w:name="_Toc352053843"/>
      <w:bookmarkStart w:id="512" w:name="_Toc351997895"/>
      <w:r>
        <w:t>Arm Navigation</w:t>
      </w:r>
      <w:bookmarkEnd w:id="510"/>
      <w:bookmarkEnd w:id="511"/>
      <w:bookmarkEnd w:id="512"/>
    </w:p>
    <w:p w:rsidR="0053034D" w:rsidRDefault="0053034D" w:rsidP="00CA427F">
      <w:del w:id="513" w:author="Ed" w:date="2013-04-01T14:14:00Z">
        <w:r w:rsidDel="00C26887">
          <w:delText>ABBY</w:delText>
        </w:r>
      </w:del>
      <w:ins w:id="514" w:author="Ed" w:date="2013-04-01T14:14:00Z">
        <w:r w:rsidR="00C26887">
          <w:t>ABBY</w:t>
        </w:r>
      </w:ins>
      <w:r>
        <w:t xml:space="preserve">'s arm navigation package is closely based on the standard ROS arm navigation package, which is generated from a URDF by a tool called the Planning Description Configuration Wizard. This wizard allows the user to define a manipulator </w:t>
      </w:r>
      <w:r>
        <w:lastRenderedPageBreak/>
        <w:t>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del w:id="515" w:author="Ed" w:date="2013-04-02T10:27:00Z">
        <w:r w:rsidRPr="00B54A0F" w:rsidDel="002D6416">
          <w:delText>.</w:delText>
        </w:r>
        <w:r w:rsidR="00595217" w:rsidDel="002D6416">
          <w:delText xml:space="preserve"> </w:delText>
        </w:r>
      </w:del>
      <w:r w:rsidR="0087344B">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7344B">
        <w:fldChar w:fldCharType="separate"/>
      </w:r>
      <w:r w:rsidR="007A0A93" w:rsidRPr="007A0A93">
        <w:t>[25]</w:t>
      </w:r>
      <w:r w:rsidR="0087344B">
        <w:fldChar w:fldCharType="end"/>
      </w:r>
      <w:ins w:id="516" w:author="Ed" w:date="2013-04-02T10:27:00Z">
        <w:r w:rsidR="002D6416">
          <w:t>.</w:t>
        </w:r>
      </w:ins>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pPr>
        <w:pStyle w:val="Heading3"/>
        <w:pPrChange w:id="517" w:author="Ed" w:date="2013-04-02T11:35:00Z">
          <w:pPr>
            <w:pStyle w:val="Heading2"/>
          </w:pPr>
        </w:pPrChange>
      </w:pPr>
      <w:bookmarkStart w:id="518" w:name="_Toc351559263"/>
      <w:bookmarkStart w:id="519" w:name="_Toc352053844"/>
      <w:bookmarkStart w:id="520" w:name="_Toc351997896"/>
      <w:r>
        <w:t>Collision Detection</w:t>
      </w:r>
      <w:bookmarkEnd w:id="518"/>
      <w:bookmarkEnd w:id="519"/>
      <w:bookmarkEnd w:id="520"/>
    </w:p>
    <w:p w:rsidR="0053034D" w:rsidRDefault="0053034D" w:rsidP="00CA427F">
      <w:r>
        <w:t xml:space="preserve">The robot </w:t>
      </w:r>
      <w:ins w:id="521" w:author="Ed" w:date="2013-04-01T15:10:00Z">
        <w:r w:rsidR="002A42A1">
          <w:t xml:space="preserve">uses the ROS node Collider to </w:t>
        </w:r>
      </w:ins>
      <w:r>
        <w:t>maintain</w:t>
      </w:r>
      <w:del w:id="522" w:author="Ed" w:date="2013-04-01T15:10:00Z">
        <w:r w:rsidDel="002A42A1">
          <w:delText>s</w:delText>
        </w:r>
      </w:del>
      <w:r>
        <w:t xml:space="preserve"> a collision map, a 3D occupancy grid represented by an </w:t>
      </w:r>
      <w:proofErr w:type="spellStart"/>
      <w:r>
        <w:t>Octomap</w:t>
      </w:r>
      <w:proofErr w:type="spellEnd"/>
      <w:r>
        <w:t xml:space="preserve"> </w:t>
      </w:r>
      <w:proofErr w:type="spellStart"/>
      <w:r>
        <w:t>oct</w:t>
      </w:r>
      <w:proofErr w:type="spellEnd"/>
      <w:r>
        <w: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 xml:space="preserve">The arm navigation code navigates around obstacles in the collision environment, including the robot itself, preventing the robot from damaging itself and the objects </w:t>
      </w:r>
      <w:r>
        <w:lastRenderedPageBreak/>
        <w:t>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pPr>
        <w:pStyle w:val="Heading3"/>
        <w:pPrChange w:id="523" w:author="Ed" w:date="2013-04-02T11:35:00Z">
          <w:pPr>
            <w:pStyle w:val="Heading2"/>
          </w:pPr>
        </w:pPrChange>
      </w:pPr>
      <w:bookmarkStart w:id="524" w:name="_Toc351559264"/>
      <w:bookmarkStart w:id="525" w:name="_Toc352053845"/>
      <w:bookmarkStart w:id="526" w:name="_Toc351997897"/>
      <w:r>
        <w:t>Kinect Data Filtering</w:t>
      </w:r>
      <w:bookmarkEnd w:id="524"/>
      <w:bookmarkEnd w:id="525"/>
      <w:bookmarkEnd w:id="526"/>
    </w:p>
    <w:p w:rsidR="0053034D" w:rsidRPr="00934523" w:rsidRDefault="0053034D" w:rsidP="00CA427F">
      <w:r>
        <w:t>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resulting point cloud, which has all points within the robot removed, is used for all collision monitoring and object detection.</w:t>
      </w:r>
      <w:ins w:id="527" w:author="Ed" w:date="2013-04-01T15:11:00Z">
        <w:r w:rsidR="002A42A1">
          <w:t xml:space="preserve"> Unfortunately, this is a computationally intensive task, consuming one full core of the PC’s processor.</w:t>
        </w:r>
      </w:ins>
    </w:p>
    <w:p w:rsidR="0053034D" w:rsidRDefault="0053034D" w:rsidP="001047D9">
      <w:pPr>
        <w:pStyle w:val="Heading2"/>
      </w:pPr>
      <w:bookmarkStart w:id="528" w:name="_Toc351559265"/>
      <w:bookmarkStart w:id="529" w:name="_Ref351934904"/>
      <w:bookmarkStart w:id="530" w:name="_Ref351934912"/>
      <w:bookmarkStart w:id="531" w:name="_Toc352053846"/>
      <w:bookmarkStart w:id="532" w:name="_Toc351997898"/>
      <w:r>
        <w:t>Tabletop Box Manipulation</w:t>
      </w:r>
      <w:bookmarkEnd w:id="528"/>
      <w:bookmarkEnd w:id="529"/>
      <w:bookmarkEnd w:id="530"/>
      <w:bookmarkEnd w:id="531"/>
      <w:bookmarkEnd w:id="532"/>
    </w:p>
    <w:p w:rsidR="003330B7" w:rsidRDefault="003330B7" w:rsidP="00CA427F">
      <w:pPr>
        <w:pStyle w:val="BodyText"/>
      </w:pPr>
      <w:commentRangeStart w:id="533"/>
      <w:r>
        <w:rPr>
          <w:noProof/>
          <w:lang w:bidi="ar-SA"/>
        </w:rPr>
        <w:lastRenderedPageBreak/>
        <w:drawing>
          <wp:inline distT="0" distB="0" distL="0" distR="0" wp14:anchorId="6B22D2EA" wp14:editId="3202452F">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commentRangeEnd w:id="533"/>
      <w:r w:rsidR="002A42A1">
        <w:rPr>
          <w:rStyle w:val="CommentReference"/>
        </w:rPr>
        <w:commentReference w:id="533"/>
      </w:r>
    </w:p>
    <w:p w:rsidR="0053034D" w:rsidRDefault="003330B7" w:rsidP="00CA427F">
      <w:pPr>
        <w:pStyle w:val="Caption"/>
      </w:pPr>
      <w:bookmarkStart w:id="534" w:name="_Toc351997946"/>
      <w:bookmarkStart w:id="535" w:name="_Toc352587898"/>
      <w:r>
        <w:t xml:space="preserve">Figure </w:t>
      </w:r>
      <w:r w:rsidR="00713CF9">
        <w:fldChar w:fldCharType="begin"/>
      </w:r>
      <w:r w:rsidR="00713CF9">
        <w:instrText xml:space="preserve"> SEQ Figure \* ARABIC </w:instrText>
      </w:r>
      <w:r w:rsidR="00713CF9">
        <w:fldChar w:fldCharType="separate"/>
      </w:r>
      <w:r w:rsidR="002557A2">
        <w:rPr>
          <w:noProof/>
        </w:rPr>
        <w:t>12</w:t>
      </w:r>
      <w:r w:rsidR="00713CF9">
        <w:rPr>
          <w:noProof/>
        </w:rPr>
        <w:fldChar w:fldCharType="end"/>
      </w:r>
      <w:r>
        <w:t>: The box manipulation pipeline. Data from the Kinect is used to locate boxes on a table, which are then picked up and placed in the bin.</w:t>
      </w:r>
      <w:bookmarkEnd w:id="534"/>
      <w:bookmarkEnd w:id="535"/>
    </w:p>
    <w:p w:rsidR="0053034D" w:rsidRDefault="0053034D" w:rsidP="00CA427F">
      <w:r>
        <w:t xml:space="preserve">Once </w:t>
      </w:r>
      <w:del w:id="536" w:author="Ed" w:date="2013-04-01T14:14:00Z">
        <w:r w:rsidDel="00C26887">
          <w:delText>ABBY</w:delText>
        </w:r>
      </w:del>
      <w:ins w:id="537" w:author="Ed" w:date="2013-04-01T14:14:00Z">
        <w:r w:rsidR="00C26887">
          <w:t>ABBY</w:t>
        </w:r>
      </w:ins>
      <w:r>
        <w:t xml:space="preserve">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w:t>
      </w:r>
      <w:r>
        <w:lastRenderedPageBreak/>
        <w:t>developed by Willow Garage for the PR2 robot, as well as two nodes written specifically for this project.</w:t>
      </w:r>
    </w:p>
    <w:p w:rsidR="0053034D" w:rsidRDefault="0053034D">
      <w:pPr>
        <w:pStyle w:val="Heading3"/>
        <w:pPrChange w:id="538" w:author="Ed" w:date="2013-04-02T11:35:00Z">
          <w:pPr>
            <w:pStyle w:val="Heading2"/>
          </w:pPr>
        </w:pPrChange>
      </w:pPr>
      <w:bookmarkStart w:id="539" w:name="_Toc351559266"/>
      <w:bookmarkStart w:id="540" w:name="_Toc352053847"/>
      <w:bookmarkStart w:id="541" w:name="_Toc351997899"/>
      <w:r>
        <w:t>The Manipulation Controller</w:t>
      </w:r>
      <w:bookmarkEnd w:id="539"/>
      <w:bookmarkEnd w:id="540"/>
      <w:bookmarkEnd w:id="541"/>
    </w:p>
    <w:p w:rsidR="0053034D" w:rsidRDefault="0053034D" w:rsidP="00CA427F">
      <w:r>
        <w:t xml:space="preserve">The Object Manipulation Controller </w:t>
      </w:r>
      <w:ins w:id="542" w:author="Ed" w:date="2013-04-01T15:12:00Z">
        <w:r w:rsidR="002A42A1">
          <w:t xml:space="preserve">was written specifically for this project and </w:t>
        </w:r>
      </w:ins>
      <w:r>
        <w:t xml:space="preserve">serves as the central control node, translating and routing messages between the perception and manipulation nodes. It provides a callable method </w:t>
      </w:r>
      <w:proofErr w:type="spellStart"/>
      <w:r>
        <w:t>pick_</w:t>
      </w:r>
      <w:proofErr w:type="gramStart"/>
      <w:r>
        <w:t>objects</w:t>
      </w:r>
      <w:proofErr w:type="spellEnd"/>
      <w:ins w:id="543" w:author="Ed" w:date="2013-04-01T15:12:00Z">
        <w:r w:rsidR="002A42A1">
          <w:t>(</w:t>
        </w:r>
        <w:proofErr w:type="gramEnd"/>
        <w:r w:rsidR="002A42A1">
          <w:t>)</w:t>
        </w:r>
      </w:ins>
      <w:r>
        <w:t xml:space="preserve">, which performs the task described in </w:t>
      </w:r>
      <w:r w:rsidR="0087344B">
        <w:fldChar w:fldCharType="begin"/>
      </w:r>
      <w:r w:rsidR="00610622">
        <w:instrText xml:space="preserve"> REF _Ref351930475 \h </w:instrText>
      </w:r>
      <w:r w:rsidR="0087344B">
        <w:fldChar w:fldCharType="separate"/>
      </w:r>
      <w:r w:rsidR="002557A2">
        <w:t xml:space="preserve">Algorithm </w:t>
      </w:r>
      <w:r w:rsidR="002557A2">
        <w:rPr>
          <w:noProof/>
        </w:rPr>
        <w:t>2</w:t>
      </w:r>
      <w:r w:rsidR="0087344B">
        <w:fldChar w:fldCharType="end"/>
      </w:r>
      <w:r w:rsidR="003B51D5">
        <w:t>.</w:t>
      </w:r>
    </w:p>
    <w:p w:rsidR="0053034D" w:rsidRDefault="0053034D" w:rsidP="00CA427F">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CA427F">
      <w:pPr>
        <w:pStyle w:val="algorithm"/>
      </w:pPr>
      <w:proofErr w:type="gramStart"/>
      <w:r>
        <w:t>for</w:t>
      </w:r>
      <w:proofErr w:type="gramEnd"/>
      <w:r>
        <w:t xml:space="preserve"> each object in </w:t>
      </w:r>
      <w:proofErr w:type="spellStart"/>
      <w:r>
        <w:t>detected_objects</w:t>
      </w:r>
      <w:proofErr w:type="spellEnd"/>
      <w:r>
        <w:t>:</w:t>
      </w:r>
    </w:p>
    <w:p w:rsidR="0053034D" w:rsidRDefault="0053034D" w:rsidP="00CA427F">
      <w:pPr>
        <w:pStyle w:val="algorithm"/>
      </w:pPr>
      <w:r>
        <w:tab/>
      </w:r>
      <w:proofErr w:type="gramStart"/>
      <w:r>
        <w:t>if</w:t>
      </w:r>
      <w:proofErr w:type="gramEnd"/>
      <w:r>
        <w:t xml:space="preserve"> graspable(object):</w:t>
      </w:r>
    </w:p>
    <w:p w:rsidR="0053034D" w:rsidRDefault="0053034D" w:rsidP="00CA427F">
      <w:pPr>
        <w:pStyle w:val="algorithm"/>
      </w:pPr>
      <w:r>
        <w:tab/>
      </w:r>
      <w:r>
        <w:tab/>
      </w:r>
      <w:proofErr w:type="gramStart"/>
      <w:r>
        <w:t>pick(</w:t>
      </w:r>
      <w:proofErr w:type="gramEnd"/>
      <w:r>
        <w:t>object)</w:t>
      </w:r>
    </w:p>
    <w:p w:rsidR="0053034D" w:rsidRDefault="0053034D" w:rsidP="00CA427F">
      <w:pPr>
        <w:pStyle w:val="algorithm"/>
      </w:pPr>
      <w:r>
        <w:tab/>
      </w:r>
      <w:r>
        <w:tab/>
      </w:r>
      <w:proofErr w:type="gramStart"/>
      <w:r>
        <w:t>place(</w:t>
      </w:r>
      <w:proofErr w:type="gramEnd"/>
      <w:r>
        <w:t>object, bin)</w:t>
      </w:r>
    </w:p>
    <w:p w:rsidR="0053034D" w:rsidRDefault="0053034D" w:rsidP="00CA427F">
      <w:pPr>
        <w:pStyle w:val="algorithm"/>
      </w:pPr>
      <w:proofErr w:type="spellStart"/>
      <w:r>
        <w:t>stow_</w:t>
      </w:r>
      <w:proofErr w:type="gramStart"/>
      <w:r>
        <w:t>arm</w:t>
      </w:r>
      <w:proofErr w:type="spellEnd"/>
      <w:r>
        <w:t>()</w:t>
      </w:r>
      <w:proofErr w:type="gramEnd"/>
    </w:p>
    <w:p w:rsidR="003B51D5" w:rsidRDefault="003B51D5" w:rsidP="00CA427F">
      <w:pPr>
        <w:pStyle w:val="Caption"/>
      </w:pPr>
      <w:bookmarkStart w:id="544" w:name="_Ref351930475"/>
      <w:r>
        <w:t xml:space="preserve">Algorithm </w:t>
      </w:r>
      <w:r w:rsidR="00713CF9">
        <w:fldChar w:fldCharType="begin"/>
      </w:r>
      <w:r w:rsidR="00713CF9">
        <w:instrText xml:space="preserve"> SEQ Algorithm \* ARABIC </w:instrText>
      </w:r>
      <w:r w:rsidR="00713CF9">
        <w:fldChar w:fldCharType="separate"/>
      </w:r>
      <w:r w:rsidR="002557A2">
        <w:rPr>
          <w:noProof/>
        </w:rPr>
        <w:t>2</w:t>
      </w:r>
      <w:r w:rsidR="00713CF9">
        <w:rPr>
          <w:noProof/>
        </w:rPr>
        <w:fldChar w:fldCharType="end"/>
      </w:r>
      <w:bookmarkEnd w:id="544"/>
      <w:r>
        <w:t>: The process for detecting, picking up, and stowing the objects on a table</w:t>
      </w:r>
    </w:p>
    <w:p w:rsidR="0053034D" w:rsidRDefault="0053034D" w:rsidP="00CA427F">
      <w:r>
        <w:t xml:space="preserve">The </w:t>
      </w:r>
      <w:proofErr w:type="spellStart"/>
      <w:r>
        <w:t>tabletop_detection</w:t>
      </w:r>
      <w:proofErr w:type="spellEnd"/>
      <w:r>
        <w:t xml:space="preserve">() step is performed by the </w:t>
      </w:r>
      <w:del w:id="545" w:author="Ed" w:date="2013-04-01T15:13:00Z">
        <w:r w:rsidDel="002A42A1">
          <w:delText xml:space="preserve">tabletop </w:delText>
        </w:r>
      </w:del>
      <w:proofErr w:type="spellStart"/>
      <w:ins w:id="546" w:author="Ed" w:date="2013-04-01T15:13:00Z">
        <w:r w:rsidR="002A42A1">
          <w:t>tabletop_</w:t>
        </w:r>
      </w:ins>
      <w:del w:id="547" w:author="Ed" w:date="2013-04-01T15:13:00Z">
        <w:r w:rsidDel="002A42A1">
          <w:delText xml:space="preserve">object </w:delText>
        </w:r>
      </w:del>
      <w:ins w:id="548" w:author="Ed" w:date="2013-04-01T15:13:00Z">
        <w:r w:rsidR="002A42A1">
          <w:t>object_</w:t>
        </w:r>
      </w:ins>
      <w:r>
        <w:t>segmentation</w:t>
      </w:r>
      <w:proofErr w:type="spellEnd"/>
      <w:r>
        <w:t xml:space="preserve"> packa</w:t>
      </w:r>
      <w:r w:rsidR="00595217">
        <w:t xml:space="preserve">ge, developed by Willow Garage </w:t>
      </w:r>
      <w:r w:rsidR="0087344B">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7344B">
        <w:fldChar w:fldCharType="separate"/>
      </w:r>
      <w:r w:rsidR="007A0A93" w:rsidRPr="007A0A93">
        <w:t>[26]</w:t>
      </w:r>
      <w:r w:rsidR="0087344B">
        <w:fldChar w:fldCharType="end"/>
      </w:r>
      <w:r>
        <w:t xml:space="preserve"> for the PR2 robot. This software identifies a tabletop surface in a point cloud </w:t>
      </w:r>
      <w:ins w:id="549" w:author="Ed" w:date="2013-04-01T15:13:00Z">
        <w:r w:rsidR="002A42A1">
          <w:t xml:space="preserve">from the Kinect </w:t>
        </w:r>
      </w:ins>
      <w:r>
        <w:t xml:space="preserve">using RANSAC </w:t>
      </w:r>
      <w:r w:rsidR="0087344B">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7344B">
        <w:fldChar w:fldCharType="separate"/>
      </w:r>
      <w:r w:rsidR="007A0A93" w:rsidRPr="007A0A93">
        <w:t>[27]</w:t>
      </w:r>
      <w:r w:rsidR="0087344B">
        <w:fldChar w:fldCharType="end"/>
      </w:r>
      <w:r>
        <w:t xml:space="preserve"> and adds it to the collision environment as an object. Objects on top of the table (</w:t>
      </w:r>
      <w:proofErr w:type="spellStart"/>
      <w:r>
        <w:t>detected_objects</w:t>
      </w:r>
      <w:proofErr w:type="spellEnd"/>
      <w:r>
        <w:t>) are segmented into separate point clouds</w:t>
      </w:r>
      <w:del w:id="550" w:author="Ed" w:date="2013-04-01T15:15:00Z">
        <w:r w:rsidDel="002A42A1">
          <w:delText>. These point clouds are</w:delText>
        </w:r>
      </w:del>
      <w:ins w:id="551" w:author="Ed" w:date="2013-04-01T15:15:00Z">
        <w:r w:rsidR="002A42A1">
          <w:t xml:space="preserve"> and</w:t>
        </w:r>
      </w:ins>
      <w:r>
        <w:t xml:space="preserve"> inserted into the collision environment as Graspable Objects. These Graspable Objects are used later by the manipulation package during the </w:t>
      </w:r>
      <w:proofErr w:type="gramStart"/>
      <w:r>
        <w:t>pick(</w:t>
      </w:r>
      <w:proofErr w:type="gramEnd"/>
      <w:r>
        <w:t xml:space="preserve">) step to identify and locate the objects in the robot's environment. The </w:t>
      </w:r>
      <w:proofErr w:type="gramStart"/>
      <w:r>
        <w:t>pick(</w:t>
      </w:r>
      <w:proofErr w:type="gramEnd"/>
      <w:r>
        <w:t xml:space="preserve">) and place() steps are performed by the box manipulator </w:t>
      </w:r>
      <w:del w:id="552" w:author="Ed" w:date="2013-04-01T15:15:00Z">
        <w:r w:rsidDel="002A42A1">
          <w:delText>package</w:delText>
        </w:r>
      </w:del>
      <w:ins w:id="553" w:author="Ed" w:date="2013-04-01T15:15:00Z">
        <w:r w:rsidR="002A42A1">
          <w:t>node</w:t>
        </w:r>
      </w:ins>
      <w:r>
        <w:t xml:space="preserve">, which exposes them as action services using a standard pick-and-place API defined in ROS. This standard API allows the box manipulation package to be easily replaced by a new manipulation package, or the manipulation </w:t>
      </w:r>
      <w:r>
        <w:lastRenderedPageBreak/>
        <w:t xml:space="preserve">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pPr>
        <w:pStyle w:val="Heading3"/>
        <w:pPrChange w:id="554" w:author="Ed" w:date="2013-04-02T11:35:00Z">
          <w:pPr>
            <w:pStyle w:val="Heading2"/>
          </w:pPr>
        </w:pPrChange>
      </w:pPr>
      <w:bookmarkStart w:id="555" w:name="_Toc351559267"/>
      <w:bookmarkStart w:id="556" w:name="_Toc352053848"/>
      <w:bookmarkStart w:id="557" w:name="_Toc351997900"/>
      <w:r>
        <w:t>Box Manipulation</w:t>
      </w:r>
      <w:bookmarkEnd w:id="555"/>
      <w:bookmarkEnd w:id="556"/>
      <w:bookmarkEnd w:id="557"/>
    </w:p>
    <w:p w:rsidR="0053034D" w:rsidRDefault="0053034D" w:rsidP="00CA427F">
      <w:r>
        <w:t xml:space="preserve">The box manipulator </w:t>
      </w:r>
      <w:del w:id="558" w:author="Ed" w:date="2013-04-01T15:15:00Z">
        <w:r w:rsidDel="002A42A1">
          <w:delText>package is designed</w:delText>
        </w:r>
      </w:del>
      <w:ins w:id="559" w:author="Ed" w:date="2013-04-01T15:15:00Z">
        <w:r w:rsidR="002A42A1">
          <w:t>node was written for this project</w:t>
        </w:r>
      </w:ins>
      <w:r>
        <w:t xml:space="preserve"> to be able to lift small boxes from a shelf or table and place them. It provides two services—one to pick up a graspable object, and one to place the currently held graspable object at a set of coordinates.</w:t>
      </w:r>
    </w:p>
    <w:p w:rsidR="0053034D" w:rsidRDefault="0053034D" w:rsidP="00CA427F">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CA427F">
      <w:r>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53034D" w:rsidRDefault="0053034D" w:rsidP="001047D9">
      <w:pPr>
        <w:pStyle w:val="Heading2"/>
      </w:pPr>
      <w:bookmarkStart w:id="560" w:name="_Toc351559268"/>
      <w:bookmarkStart w:id="561" w:name="_Toc352053849"/>
      <w:bookmarkStart w:id="562" w:name="_Toc351997901"/>
      <w:r>
        <w:lastRenderedPageBreak/>
        <w:t>QR Code Recognition and 3D Localization</w:t>
      </w:r>
      <w:bookmarkEnd w:id="560"/>
      <w:bookmarkEnd w:id="561"/>
      <w:bookmarkEnd w:id="562"/>
    </w:p>
    <w:p w:rsidR="0053034D" w:rsidRDefault="0053034D" w:rsidP="00CA427F">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w:t>
      </w:r>
      <w:del w:id="563" w:author="Ed" w:date="2013-04-01T15:16:00Z">
        <w:r w:rsidDel="002A42A1">
          <w:delText xml:space="preserve">and </w:delText>
        </w:r>
      </w:del>
      <w:ins w:id="564" w:author="Ed" w:date="2013-04-01T15:16:00Z">
        <w:r w:rsidR="002A42A1">
          <w:t xml:space="preserve">an </w:t>
        </w:r>
      </w:ins>
      <w:r>
        <w:t xml:space="preserve">object can be greatly simplified by simply putting manipulation information on the object itself. </w:t>
      </w:r>
      <w:r w:rsidRPr="008F2EF0">
        <w:rPr>
          <w:rFonts w:eastAsia="+mn-ea"/>
        </w:rPr>
        <w:t xml:space="preserve">For more complex information, the object could link </w:t>
      </w:r>
      <w:r>
        <w:t>back to an entry in a database. Properties salient to mobile industrial manipulation, such as grasp affordances, mass, volumetric data, and visual cues for registration and localization, can all be encoded into visual or RFID tags on manipulable 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14:anchorId="1C24DE63" wp14:editId="4D744C4A">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565" w:name="_Toc351997947"/>
      <w:bookmarkStart w:id="566" w:name="_Toc352587899"/>
      <w:r>
        <w:t xml:space="preserve">Figure </w:t>
      </w:r>
      <w:r w:rsidR="00713CF9">
        <w:fldChar w:fldCharType="begin"/>
      </w:r>
      <w:r w:rsidR="00713CF9">
        <w:instrText xml:space="preserve"> SEQ Figure \* ARABIC </w:instrText>
      </w:r>
      <w:r w:rsidR="00713CF9">
        <w:fldChar w:fldCharType="separate"/>
      </w:r>
      <w:r w:rsidR="002557A2">
        <w:rPr>
          <w:noProof/>
        </w:rPr>
        <w:t>13</w:t>
      </w:r>
      <w:r w:rsidR="00713CF9">
        <w:rPr>
          <w:noProof/>
        </w:rPr>
        <w:fldChar w:fldCharType="end"/>
      </w:r>
      <w:r>
        <w:t>: QR Level 3 code</w:t>
      </w:r>
      <w:r w:rsidR="004719AB">
        <w:t xml:space="preserve"> </w:t>
      </w:r>
      <w:r>
        <w:t>(Source: Wikipedia, licensed under Creative Commons Attribution Share-Alike License)</w:t>
      </w:r>
      <w:bookmarkEnd w:id="565"/>
      <w:bookmarkEnd w:id="566"/>
    </w:p>
    <w:p w:rsidR="0053034D" w:rsidRDefault="0053034D" w:rsidP="00CA427F">
      <w:r>
        <w:t xml:space="preserve">QR codes can hold up to 3 kilobytes of data, or 174 bytes with 7% error correction. They include 3 "finder square" </w:t>
      </w:r>
      <w:proofErr w:type="spellStart"/>
      <w:r>
        <w:t>fiducials</w:t>
      </w:r>
      <w:proofErr w:type="spellEnd"/>
      <w:r>
        <w:t xml:space="preserve">, which can be used to acquire and correct the skew </w:t>
      </w:r>
      <w:r>
        <w:lastRenderedPageBreak/>
        <w:t>and size of the code. QR codes are already used throughout the automot</w:t>
      </w:r>
      <w:r w:rsidR="00595217">
        <w:t>ive industry for part labeling</w:t>
      </w:r>
      <w:del w:id="567" w:author="Ed" w:date="2013-04-02T10:27:00Z">
        <w:r w:rsidR="00595217" w:rsidDel="002D6416">
          <w:delText>.</w:delText>
        </w:r>
      </w:del>
      <w:r w:rsidR="0087344B">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7344B">
        <w:fldChar w:fldCharType="separate"/>
      </w:r>
      <w:r w:rsidR="007A0A93" w:rsidRPr="007A0A93">
        <w:t>[28]</w:t>
      </w:r>
      <w:r w:rsidR="0087344B">
        <w:fldChar w:fldCharType="end"/>
      </w:r>
      <w:ins w:id="568" w:author="Ed" w:date="2013-04-02T10:27:00Z">
        <w:r w:rsidR="002D6416">
          <w:t>.</w:t>
        </w:r>
      </w:ins>
    </w:p>
    <w:p w:rsidR="0053034D" w:rsidRDefault="0053034D" w:rsidP="00CA427F">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drawing>
          <wp:inline distT="0" distB="0" distL="0" distR="0" wp14:anchorId="019F81F0" wp14:editId="5F487980">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5"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569" w:name="_Ref351966571"/>
      <w:bookmarkStart w:id="570" w:name="_Ref351966576"/>
      <w:bookmarkStart w:id="571" w:name="_Toc351997948"/>
      <w:bookmarkStart w:id="572" w:name="_Toc352587900"/>
      <w:r w:rsidRPr="009531CE">
        <w:t xml:space="preserve">Figure </w:t>
      </w:r>
      <w:r w:rsidR="00713CF9">
        <w:fldChar w:fldCharType="begin"/>
      </w:r>
      <w:r w:rsidR="00713CF9">
        <w:instrText xml:space="preserve"> SEQ Figure \* ARABIC </w:instrText>
      </w:r>
      <w:r w:rsidR="00713CF9">
        <w:fldChar w:fldCharType="separate"/>
      </w:r>
      <w:r w:rsidR="002557A2">
        <w:rPr>
          <w:noProof/>
        </w:rPr>
        <w:t>14</w:t>
      </w:r>
      <w:r w:rsidR="00713CF9">
        <w:rPr>
          <w:noProof/>
        </w:rPr>
        <w:fldChar w:fldCharType="end"/>
      </w:r>
      <w:bookmarkEnd w:id="569"/>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570"/>
      <w:bookmarkEnd w:id="571"/>
      <w:bookmarkEnd w:id="572"/>
    </w:p>
    <w:p w:rsidR="0053034D" w:rsidRPr="008F2EF0" w:rsidRDefault="0053034D" w:rsidP="00CA427F">
      <w:r w:rsidRPr="009531CE">
        <w:rPr>
          <w:rFonts w:eastAsia="+mn-ea"/>
        </w:rPr>
        <w:lastRenderedPageBreak/>
        <w:t xml:space="preserve">Using a Kinect sensor and </w:t>
      </w:r>
      <w:proofErr w:type="spellStart"/>
      <w:r w:rsidRPr="009531CE">
        <w:rPr>
          <w:rFonts w:eastAsia="+mn-ea"/>
        </w:rPr>
        <w:t>MatLab</w:t>
      </w:r>
      <w:proofErr w:type="spellEnd"/>
      <w:r w:rsidRPr="009531CE">
        <w:rPr>
          <w:rFonts w:eastAsia="+mn-ea"/>
        </w:rPr>
        <w:t xml:space="preserve">, </w:t>
      </w:r>
      <w:r w:rsidRPr="009531CE">
        <w:t>a rudimentary proof-of-concept was tested for boxes with handles on top. 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r w:rsidR="002557A2" w:rsidRPr="009531CE">
        <w:t xml:space="preserve">Figure </w:t>
      </w:r>
      <w:r w:rsidR="002557A2">
        <w:rPr>
          <w:noProof/>
        </w:rPr>
        <w:t>14</w:t>
      </w:r>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2557A2">
        <w:rPr>
          <w:rFonts w:eastAsia="+mn-ea"/>
        </w:rPr>
        <w:t>above</w:t>
      </w:r>
      <w:r w:rsidR="0087344B">
        <w:rPr>
          <w:rFonts w:eastAsia="+mn-ea"/>
        </w:rPr>
        <w:fldChar w:fldCharType="end"/>
      </w:r>
      <w:r w:rsidR="009531CE">
        <w:rPr>
          <w:rFonts w:eastAsia="+mn-ea"/>
        </w:rPr>
        <w:t>.</w:t>
      </w:r>
    </w:p>
    <w:p w:rsidR="00F66CBB" w:rsidRPr="00F66CBB" w:rsidRDefault="0053034D" w:rsidP="00CA427F">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1047D9">
      <w:pPr>
        <w:pStyle w:val="Heading1"/>
      </w:pPr>
      <w:bookmarkStart w:id="573" w:name="_Toc352053850"/>
      <w:bookmarkStart w:id="574" w:name="_Toc351997902"/>
      <w:r>
        <w:lastRenderedPageBreak/>
        <w:t>Industrial Safety</w:t>
      </w:r>
      <w:bookmarkEnd w:id="573"/>
      <w:bookmarkEnd w:id="574"/>
    </w:p>
    <w:p w:rsidR="005B23F0" w:rsidRDefault="005B23F0" w:rsidP="00CA427F">
      <w:r>
        <w:t xml:space="preserve">Mobile robots, particularly experimental platforms, require safety systems to disable them. These systems fall into two major categories. Reflexive </w:t>
      </w:r>
      <w:del w:id="575" w:author="Ed" w:date="2013-04-01T15:18:00Z">
        <w:r w:rsidDel="008A123A">
          <w:delText>halt and speed and separation monitoring</w:delText>
        </w:r>
      </w:del>
      <w:ins w:id="576" w:author="Ed" w:date="2013-04-01T15:18:00Z">
        <w:r w:rsidR="008A123A">
          <w:t>collision avoidance</w:t>
        </w:r>
      </w:ins>
      <w:r>
        <w:t xml:space="preserve"> systems keep robots from colliding with humans </w:t>
      </w:r>
      <w:del w:id="577" w:author="Ed" w:date="2013-04-01T15:18:00Z">
        <w:r w:rsidDel="008A123A">
          <w:delText xml:space="preserve">operators and workers </w:delText>
        </w:r>
      </w:del>
      <w:r>
        <w:t xml:space="preserve">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w:t>
      </w:r>
      <w:commentRangeStart w:id="578"/>
      <w:r>
        <w:t>robot</w:t>
      </w:r>
      <w:commentRangeEnd w:id="578"/>
      <w:r w:rsidR="00A17829">
        <w:rPr>
          <w:rStyle w:val="CommentReference"/>
        </w:rPr>
        <w:commentReference w:id="578"/>
      </w:r>
      <w:r>
        <w:t>.</w:t>
      </w:r>
    </w:p>
    <w:p w:rsidR="005B23F0" w:rsidRDefault="005B23F0" w:rsidP="001047D9">
      <w:pPr>
        <w:pStyle w:val="Heading2"/>
      </w:pPr>
      <w:bookmarkStart w:id="579" w:name="_Toc352053851"/>
      <w:bookmarkStart w:id="580" w:name="_Toc351997903"/>
      <w:r>
        <w:t>Reflexive Speed Limiting</w:t>
      </w:r>
      <w:bookmarkEnd w:id="579"/>
      <w:bookmarkEnd w:id="580"/>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w:t>
      </w:r>
      <w:del w:id="581" w:author="Ed" w:date="2013-04-01T14:14:00Z">
        <w:r w:rsidRPr="00241825" w:rsidDel="00C26887">
          <w:delText>ABBY</w:delText>
        </w:r>
      </w:del>
      <w:ins w:id="582" w:author="Ed" w:date="2013-04-01T14:14:00Z">
        <w:r w:rsidR="00C26887">
          <w:t>ABBY</w:t>
        </w:r>
      </w:ins>
      <w:r w:rsidRPr="00241825">
        <w:t xml:space="preserve"> does not implement a reflexive speed limit for the base or the manipulator. Because both operate at low speeds, the robot does not pose a safety threat </w:t>
      </w:r>
      <w:r w:rsidRPr="00241825">
        <w:lastRenderedPageBreak/>
        <w:t>to the operator and can be easily stopped with the emergency stop system described below. Before the robot can be tested or deployed in an industrial environment, and to allow for faster movement, reflexive speed limits must be imposed. This section describes proposed methods for reflexive speed limiting.</w:t>
      </w:r>
    </w:p>
    <w:p w:rsidR="005B23F0" w:rsidRDefault="005B23F0">
      <w:pPr>
        <w:pStyle w:val="Heading3"/>
        <w:pPrChange w:id="583" w:author="Ed" w:date="2013-04-02T11:35:00Z">
          <w:pPr>
            <w:pStyle w:val="Heading2"/>
          </w:pPr>
        </w:pPrChange>
      </w:pPr>
      <w:bookmarkStart w:id="584" w:name="_Toc351540617"/>
      <w:bookmarkStart w:id="585" w:name="_Toc352053852"/>
      <w:bookmarkStart w:id="586" w:name="_Toc351997904"/>
      <w:r>
        <w:t>Reflexive Halt Methods for Mobile Bases</w:t>
      </w:r>
      <w:bookmarkEnd w:id="584"/>
      <w:bookmarkEnd w:id="585"/>
      <w:bookmarkEnd w:id="586"/>
    </w:p>
    <w:p w:rsidR="005B23F0" w:rsidRDefault="00A17829" w:rsidP="00CA427F">
      <w:ins w:id="587" w:author="Ed" w:date="2013-04-01T15:21:00Z">
        <w:r>
          <w:t xml:space="preserve">ABBY’s local planner will not allow for collisions with obstacles seen by the LIDAR, and it updates velocity commands at 12 Hz. Although this is sufficiently safe for testing, a more robust solution would be necessary in an industrial setting. </w:t>
        </w:r>
      </w:ins>
      <w:r w:rsidR="005B23F0">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2557A2">
        <w:t xml:space="preserve">Algorithm </w:t>
      </w:r>
      <w:r w:rsidR="002557A2">
        <w:rPr>
          <w:noProof/>
        </w:rPr>
        <w:t>3</w:t>
      </w:r>
      <w:r w:rsidR="0087344B">
        <w:fldChar w:fldCharType="end"/>
      </w:r>
      <w:r w:rsidR="005B23F0">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CA427F">
      <w:pPr>
        <w:pStyle w:val="Caption"/>
      </w:pPr>
      <w:bookmarkStart w:id="588" w:name="_Ref351933155"/>
      <w:r>
        <w:t xml:space="preserve">Algorithm </w:t>
      </w:r>
      <w:r w:rsidR="00713CF9">
        <w:fldChar w:fldCharType="begin"/>
      </w:r>
      <w:r w:rsidR="00713CF9">
        <w:instrText xml:space="preserve"> SEQ Algorithm \* ARABIC </w:instrText>
      </w:r>
      <w:r w:rsidR="00713CF9">
        <w:fldChar w:fldCharType="separate"/>
      </w:r>
      <w:r w:rsidR="002557A2">
        <w:rPr>
          <w:noProof/>
        </w:rPr>
        <w:t>3</w:t>
      </w:r>
      <w:r w:rsidR="00713CF9">
        <w:rPr>
          <w:noProof/>
        </w:rPr>
        <w:fldChar w:fldCharType="end"/>
      </w:r>
      <w:bookmarkEnd w:id="588"/>
      <w:r>
        <w:t>: A simple reflexive halt algorithm. If an obstacle is close to the robot, the robot is prevented from approaching closer.</w:t>
      </w:r>
    </w:p>
    <w:p w:rsidR="005B23F0" w:rsidRDefault="005B23F0" w:rsidP="00CA427F">
      <w:r>
        <w:t xml:space="preserve">Another approach to reflexive halting was described by Chad Rockey in his </w:t>
      </w:r>
      <w:proofErr w:type="spellStart"/>
      <w:r>
        <w:t>maste</w:t>
      </w:r>
      <w:r w:rsidR="00595217">
        <w:t>rs</w:t>
      </w:r>
      <w:proofErr w:type="spellEnd"/>
      <w:r w:rsidR="00595217">
        <w:t xml:space="preserve"> thesis</w:t>
      </w:r>
      <w:del w:id="589" w:author="Ed" w:date="2013-04-02T10:28:00Z">
        <w:r w:rsidDel="002D6416">
          <w:delText>.</w:delText>
        </w:r>
      </w:del>
      <w:r w:rsidR="0087344B">
        <w:fldChar w:fldCharType="begin"/>
      </w:r>
      <w:ins w:id="590" w:author="Ed" w:date="2013-04-02T10:19:00Z">
        <w:r w:rsidR="00B97924">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ins>
      <w:del w:id="591" w:author="Ed" w:date="2013-04-02T10:19:00Z">
        <w:r w:rsidR="007A0A93" w:rsidDel="00B97924">
          <w:del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delInstrText>
        </w:r>
      </w:del>
      <w:r w:rsidR="0087344B">
        <w:fldChar w:fldCharType="separate"/>
      </w:r>
      <w:r w:rsidR="007A0A93" w:rsidRPr="007A0A93">
        <w:t>[29]</w:t>
      </w:r>
      <w:r w:rsidR="0087344B">
        <w:fldChar w:fldCharType="end"/>
      </w:r>
      <w:ins w:id="592" w:author="Ed" w:date="2013-04-02T10:27:00Z">
        <w:r w:rsidR="002D6416">
          <w:t>.</w:t>
        </w:r>
      </w:ins>
      <w:r>
        <w:t xml:space="preserve"> This approach, called Reflexive Avoidance Plus, was developed for a smart wheelchair, which must operate in crowded areas around people. Reflexive Avoidance Plus uses velocity limiting rather than preventing motion altogether. When a sensor </w:t>
      </w:r>
      <w:r>
        <w:lastRenderedPageBreak/>
        <w:t>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CA427F">
      <w:r>
        <w:t xml:space="preserve">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w:t>
      </w:r>
      <w:del w:id="593" w:author="Ed" w:date="2013-04-01T14:14:00Z">
        <w:r w:rsidDel="00C26887">
          <w:delText>ABBY</w:delText>
        </w:r>
      </w:del>
      <w:ins w:id="594" w:author="Ed" w:date="2013-04-01T14:14:00Z">
        <w:r w:rsidR="00C26887">
          <w:t>ABBY</w:t>
        </w:r>
      </w:ins>
      <w:r>
        <w:t>.</w:t>
      </w:r>
    </w:p>
    <w:p w:rsidR="005B23F0" w:rsidRDefault="005B23F0">
      <w:pPr>
        <w:pStyle w:val="Heading3"/>
        <w:pPrChange w:id="595" w:author="Ed" w:date="2013-04-02T11:35:00Z">
          <w:pPr>
            <w:pStyle w:val="Heading2"/>
          </w:pPr>
        </w:pPrChange>
      </w:pPr>
      <w:bookmarkStart w:id="596" w:name="_Toc351540618"/>
      <w:bookmarkStart w:id="597" w:name="_Toc352053853"/>
      <w:bookmarkStart w:id="598" w:name="_Toc351997905"/>
      <w:r>
        <w:t>Reflexive Halting for Manipulators</w:t>
      </w:r>
      <w:bookmarkEnd w:id="596"/>
      <w:bookmarkEnd w:id="597"/>
      <w:bookmarkEnd w:id="598"/>
    </w:p>
    <w:p w:rsidR="005B23F0" w:rsidRDefault="005B23F0" w:rsidP="00CA427F">
      <w:r>
        <w:t xml:space="preserve">In addition to the mobile base, </w:t>
      </w:r>
      <w:del w:id="599" w:author="Ed" w:date="2013-04-01T14:14:00Z">
        <w:r w:rsidDel="00C26887">
          <w:delText>ABBY</w:delText>
        </w:r>
      </w:del>
      <w:ins w:id="600" w:author="Ed" w:date="2013-04-01T14:14:00Z">
        <w:r w:rsidR="00C26887">
          <w:t>ABBY</w:t>
        </w:r>
      </w:ins>
      <w:r>
        <w:t>'s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lastRenderedPageBreak/>
        <w:t>Rethink Robo</w:t>
      </w:r>
      <w:r w:rsidR="00595217">
        <w:t>tics, with their robot Baxter</w:t>
      </w:r>
      <w:del w:id="601" w:author="Ed" w:date="2013-04-02T10:28:00Z">
        <w:r w:rsidR="00595217" w:rsidDel="002D6416">
          <w:delText xml:space="preserve">, </w:delText>
        </w:r>
      </w:del>
      <w:r w:rsidR="0087344B">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7344B">
        <w:fldChar w:fldCharType="separate"/>
      </w:r>
      <w:r w:rsidR="007A0A93" w:rsidRPr="007A0A93">
        <w:t>[30]</w:t>
      </w:r>
      <w:r w:rsidR="0087344B">
        <w:fldChar w:fldCharType="end"/>
      </w:r>
      <w:ins w:id="602" w:author="Ed" w:date="2013-04-02T10:28:00Z">
        <w:r w:rsidR="002D6416">
          <w:t>,</w:t>
        </w:r>
      </w:ins>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w:t>
      </w:r>
      <w:del w:id="603" w:author="Ed" w:date="2013-04-01T14:14:00Z">
        <w:r w:rsidDel="00C26887">
          <w:delText>ABBY</w:delText>
        </w:r>
      </w:del>
      <w:ins w:id="604" w:author="Ed" w:date="2013-04-01T14:14:00Z">
        <w:r w:rsidR="00C26887">
          <w:t>ABBY</w:t>
        </w:r>
      </w:ins>
      <w:r>
        <w:t>'s robotic arm does not have serial elastic actuators or force feedback in the joints, this solution is not possible.</w:t>
      </w:r>
    </w:p>
    <w:p w:rsidR="005B23F0" w:rsidRDefault="005B23F0" w:rsidP="00CA427F">
      <w:r>
        <w:t xml:space="preserve">Using the Kinect sensor, it would be possible to implement one of several possible reflexive collision avoidance methods on </w:t>
      </w:r>
      <w:del w:id="605" w:author="Ed" w:date="2013-04-01T14:14:00Z">
        <w:r w:rsidDel="00C26887">
          <w:delText>ABBY</w:delText>
        </w:r>
      </w:del>
      <w:ins w:id="606" w:author="Ed" w:date="2013-04-01T14:14:00Z">
        <w:r w:rsidR="00C26887">
          <w:t>ABBY</w:t>
        </w:r>
      </w:ins>
      <w:r>
        <w:t>.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xml:space="preserve">. In this algorithm, the currently planned path is repeatedly checked for dangerously close </w:t>
      </w:r>
      <w:proofErr w:type="gramStart"/>
      <w:r>
        <w:t>object</w:t>
      </w:r>
      <w:ins w:id="607" w:author="Ed" w:date="2013-04-01T15:23:00Z">
        <w:r w:rsidR="00A17829">
          <w:t>s</w:t>
        </w:r>
      </w:ins>
      <w:r>
        <w:t xml:space="preserve"> (such as people) until execution is</w:t>
      </w:r>
      <w:proofErr w:type="gramEnd"/>
      <w:r>
        <w:t xml:space="preserve">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w:t>
      </w:r>
      <w:r>
        <w:lastRenderedPageBreak/>
        <w:t>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t>Given:</w:t>
      </w:r>
      <w:r>
        <w:br/>
      </w:r>
      <w:r>
        <w:tab/>
        <w:t>Current Plan P, Measurements M</w:t>
      </w:r>
      <w:r>
        <w:br/>
        <w:t>Do:</w:t>
      </w:r>
      <w:r>
        <w:br/>
      </w:r>
      <w:r>
        <w:tab/>
        <w:t xml:space="preserve">for each </w:t>
      </w:r>
      <w:proofErr w:type="spellStart"/>
      <w:r>
        <w:t>state s</w:t>
      </w:r>
      <w:proofErr w:type="spellEnd"/>
      <w:r>
        <w:t xml:space="preserve"> in P, measurement m in M:</w:t>
      </w:r>
      <w:bookmarkStart w:id="608" w:name="__DdeLink__2_1481220653"/>
      <w:r>
        <w:br/>
      </w:r>
      <w:r>
        <w:tab/>
      </w:r>
      <w:r>
        <w:tab/>
      </w:r>
      <w:proofErr w:type="gramStart"/>
      <w:r>
        <w:t>if(</w:t>
      </w:r>
      <w:proofErr w:type="gramEnd"/>
      <w:r>
        <w:t>dangerous(m, s)):</w:t>
      </w:r>
      <w:bookmarkEnd w:id="608"/>
      <w:r>
        <w:br/>
      </w:r>
      <w:r>
        <w:tab/>
      </w:r>
      <w:r>
        <w:tab/>
      </w:r>
      <w:r>
        <w:tab/>
        <w:t>halt</w:t>
      </w:r>
      <w:r>
        <w:br/>
      </w:r>
      <w:r>
        <w:tab/>
      </w:r>
      <w:r>
        <w:tab/>
      </w:r>
      <w:r>
        <w:tab/>
        <w:t xml:space="preserve">wait for obstacle to move or </w:t>
      </w:r>
      <w:proofErr w:type="spellStart"/>
      <w:r>
        <w:t>replan</w:t>
      </w:r>
      <w:proofErr w:type="spellEnd"/>
    </w:p>
    <w:p w:rsidR="009800A1" w:rsidRDefault="009800A1" w:rsidP="00CA427F">
      <w:pPr>
        <w:pStyle w:val="Caption"/>
      </w:pPr>
      <w:bookmarkStart w:id="609" w:name="_Ref351933242"/>
      <w:r>
        <w:t xml:space="preserve">Algorithm </w:t>
      </w:r>
      <w:r w:rsidR="00713CF9">
        <w:fldChar w:fldCharType="begin"/>
      </w:r>
      <w:r w:rsidR="00713CF9">
        <w:instrText xml:space="preserve"> SEQ Algorithm \* ARABIC </w:instrText>
      </w:r>
      <w:r w:rsidR="00713CF9">
        <w:fldChar w:fldCharType="separate"/>
      </w:r>
      <w:r w:rsidR="002557A2">
        <w:rPr>
          <w:noProof/>
        </w:rPr>
        <w:t>4</w:t>
      </w:r>
      <w:r w:rsidR="00713CF9">
        <w:rPr>
          <w:noProof/>
        </w:rPr>
        <w:fldChar w:fldCharType="end"/>
      </w:r>
      <w:bookmarkEnd w:id="609"/>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CA427F">
      <w:r>
        <w:t xml:space="preserve">The National Institute for Standards and Tests (NIST) has developed an algorithm to determine a safe separation distance S for a human to approach a robot. </w:t>
      </w:r>
      <w:del w:id="610" w:author="Ed" w:date="2013-04-01T15:24:00Z">
        <w:r w:rsidDel="00A17829">
          <w:delText>The equation [EQUATION]</w:delText>
        </w:r>
      </w:del>
      <w:ins w:id="611" w:author="Ed" w:date="2013-04-01T15:24:00Z">
        <w:r w:rsidR="00A17829">
          <w:t>This is described in Equation 3 below</w:t>
        </w:r>
      </w:ins>
      <w:r>
        <w:t>,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del w:id="612" w:author="Ed" w:date="2013-04-02T10:28:00Z">
        <w:r w:rsidDel="002D6416">
          <w:delText>.</w:delText>
        </w:r>
        <w:r w:rsidRPr="00F234A5" w:rsidDel="002D6416">
          <w:delText xml:space="preserve"> </w:delText>
        </w:r>
      </w:del>
      <w:r w:rsidR="0087344B">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7344B">
        <w:fldChar w:fldCharType="separate"/>
      </w:r>
      <w:r w:rsidR="007A0A93" w:rsidRPr="007A0A93">
        <w:t>[31]</w:t>
      </w:r>
      <w:r w:rsidR="0087344B">
        <w:fldChar w:fldCharType="end"/>
      </w:r>
      <w:ins w:id="613" w:author="Ed" w:date="2013-04-02T10:28:00Z">
        <w:r w:rsidR="002D6416">
          <w:t>.</w:t>
        </w:r>
      </w:ins>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2557A2">
        <w:t>3</w:t>
      </w:r>
      <w:r w:rsidR="0087344B">
        <w:fldChar w:fldCharType="end"/>
      </w:r>
    </w:p>
    <w:p w:rsidR="005B23F0" w:rsidRDefault="005B23F0" w:rsidP="00CA427F">
      <w:r>
        <w:t xml:space="preserve">NIST researchers used this equation, LIDAR scanners, and a </w:t>
      </w:r>
      <w:proofErr w:type="spellStart"/>
      <w:r>
        <w:t>Kalman</w:t>
      </w:r>
      <w:proofErr w:type="spellEnd"/>
      <w:r>
        <w:t xml:space="preserve">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xml:space="preserve"> by filling in the </w:t>
      </w:r>
      <w:proofErr w:type="gramStart"/>
      <w:r>
        <w:t>dangerous(</w:t>
      </w:r>
      <w:proofErr w:type="gramEnd"/>
      <w:r>
        <w:t xml:space="preserve">) function. In order to implement this algorithm on </w:t>
      </w:r>
      <w:del w:id="614" w:author="Ed" w:date="2013-04-01T14:14:00Z">
        <w:r w:rsidDel="00C26887">
          <w:delText>ABBY</w:delText>
        </w:r>
      </w:del>
      <w:ins w:id="615" w:author="Ed" w:date="2013-04-01T14:14:00Z">
        <w:r w:rsidR="00C26887">
          <w:t>ABBY</w:t>
        </w:r>
      </w:ins>
      <w:r>
        <w:t xml:space="preserve">, parameters B and C would first </w:t>
      </w:r>
      <w:r>
        <w:lastRenderedPageBreak/>
        <w:t>have to be determined for this platform. Then, the algorithm would have to be written as a ROS node and tested on this robot.</w:t>
      </w:r>
    </w:p>
    <w:p w:rsidR="005B23F0" w:rsidRDefault="005B23F0" w:rsidP="001047D9">
      <w:pPr>
        <w:pStyle w:val="Heading2"/>
      </w:pPr>
      <w:bookmarkStart w:id="616" w:name="_Toc351540620"/>
      <w:bookmarkStart w:id="617" w:name="_Ref351924510"/>
      <w:bookmarkStart w:id="618" w:name="_Toc352053854"/>
      <w:bookmarkStart w:id="619" w:name="_Toc351997906"/>
      <w:r>
        <w:t>Emergency Stop System</w:t>
      </w:r>
      <w:bookmarkEnd w:id="616"/>
      <w:bookmarkEnd w:id="617"/>
      <w:bookmarkEnd w:id="618"/>
      <w:bookmarkEnd w:id="619"/>
    </w:p>
    <w:p w:rsidR="005B23F0" w:rsidRDefault="005B23F0">
      <w:pPr>
        <w:pStyle w:val="Heading3"/>
        <w:pPrChange w:id="620" w:author="Ed" w:date="2013-04-02T11:36:00Z">
          <w:pPr>
            <w:pStyle w:val="Heading2"/>
          </w:pPr>
        </w:pPrChange>
      </w:pPr>
      <w:bookmarkStart w:id="621" w:name="_Toc351540621"/>
      <w:bookmarkStart w:id="622" w:name="_Toc352053855"/>
      <w:bookmarkStart w:id="623" w:name="_Toc351997907"/>
      <w:r>
        <w:t>E-Stop Systems Used in This Lab</w:t>
      </w:r>
      <w:bookmarkEnd w:id="621"/>
      <w:bookmarkEnd w:id="622"/>
      <w:bookmarkEnd w:id="623"/>
    </w:p>
    <w:p w:rsidR="005B23F0" w:rsidRDefault="005B23F0" w:rsidP="00CA427F">
      <w:commentRangeStart w:id="624"/>
      <w:r>
        <w:t>The</w:t>
      </w:r>
      <w:commentRangeEnd w:id="624"/>
      <w:r w:rsidR="007E4599">
        <w:rPr>
          <w:rStyle w:val="CommentReference"/>
        </w:rPr>
        <w:commentReference w:id="624"/>
      </w:r>
      <w:r>
        <w:t xml:space="preserv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w:t>
      </w:r>
      <w:ins w:id="625" w:author="Ed" w:date="2013-04-01T15:25:00Z">
        <w:r w:rsidR="007E4599">
          <w:t xml:space="preserve">could operate in either autonomous or manual control modes, and </w:t>
        </w:r>
      </w:ins>
      <w:r>
        <w:t xml:space="preserve">used a custom remote </w:t>
      </w:r>
      <w:del w:id="626" w:author="Ed" w:date="2013-04-01T15:25:00Z">
        <w:r w:rsidDel="007E4599">
          <w:delText xml:space="preserve">mode switching </w:delText>
        </w:r>
      </w:del>
      <w:r>
        <w:t xml:space="preserve">system </w:t>
      </w:r>
      <w:del w:id="627" w:author="Ed" w:date="2013-04-01T15:25:00Z">
        <w:r w:rsidDel="007E4599">
          <w:delText>designed to interface with the Arduino-based control system used to control the wheelchair drivetrain</w:delText>
        </w:r>
      </w:del>
      <w:ins w:id="628" w:author="Ed" w:date="2013-04-01T15:25:00Z">
        <w:r w:rsidR="007E4599">
          <w:t>to enable and disable autonomous mode</w:t>
        </w:r>
      </w:ins>
      <w:r>
        <w:t xml:space="preserve">. Using </w:t>
      </w:r>
      <w:ins w:id="629" w:author="Ed" w:date="2013-04-01T15:26:00Z">
        <w:r w:rsidR="007E4599">
          <w:t xml:space="preserve">the GPIO mirroring function of </w:t>
        </w:r>
      </w:ins>
      <w:r>
        <w:t xml:space="preserve">a pair of </w:t>
      </w:r>
      <w:del w:id="630" w:author="Ed" w:date="2013-04-02T09:32:00Z">
        <w:r w:rsidDel="00A15744">
          <w:delText>XBee</w:delText>
        </w:r>
      </w:del>
      <w:proofErr w:type="spellStart"/>
      <w:ins w:id="631" w:author="Ed" w:date="2013-04-02T09:32:00Z">
        <w:r w:rsidR="00A15744">
          <w:t>XBee</w:t>
        </w:r>
      </w:ins>
      <w:proofErr w:type="spellEnd"/>
      <w:r>
        <w:t xml:space="preserve"> 2 Pro wireless network modules, a </w:t>
      </w:r>
      <w:del w:id="632" w:author="Ed" w:date="2013-04-01T15:27:00Z">
        <w:r w:rsidDel="007E4599">
          <w:delText xml:space="preserve">GPIO </w:delText>
        </w:r>
      </w:del>
      <w:ins w:id="633" w:author="Ed" w:date="2013-04-01T15:27:00Z">
        <w:r w:rsidR="007E4599">
          <w:t xml:space="preserve">digital </w:t>
        </w:r>
      </w:ins>
      <w:r>
        <w:t xml:space="preserve">signal </w:t>
      </w:r>
      <w:del w:id="634" w:author="Ed" w:date="2013-04-01T15:26:00Z">
        <w:r w:rsidDel="007E4599">
          <w:delText xml:space="preserve">is </w:delText>
        </w:r>
      </w:del>
      <w:ins w:id="635" w:author="Ed" w:date="2013-04-01T15:26:00Z">
        <w:r w:rsidR="007E4599">
          <w:t xml:space="preserve">was </w:t>
        </w:r>
      </w:ins>
      <w:r>
        <w:t xml:space="preserve">transmitted from a remote control unit to the input of </w:t>
      </w:r>
      <w:del w:id="636" w:author="Ed" w:date="2013-04-01T15:26:00Z">
        <w:r w:rsidDel="007E4599">
          <w:delText xml:space="preserve">an </w:delText>
        </w:r>
      </w:del>
      <w:ins w:id="637" w:author="Ed" w:date="2013-04-01T15:26:00Z">
        <w:r w:rsidR="007E4599">
          <w:t xml:space="preserve">the </w:t>
        </w:r>
      </w:ins>
      <w:proofErr w:type="spellStart"/>
      <w:r>
        <w:t>Arduino</w:t>
      </w:r>
      <w:proofErr w:type="spellEnd"/>
      <w:r>
        <w:t xml:space="preserve"> </w:t>
      </w:r>
      <w:del w:id="638" w:author="Ed" w:date="2013-04-01T15:26:00Z">
        <w:r w:rsidDel="007E4599">
          <w:delText xml:space="preserve">on </w:delText>
        </w:r>
      </w:del>
      <w:ins w:id="639" w:author="Ed" w:date="2013-04-01T15:26:00Z">
        <w:r w:rsidR="007E4599">
          <w:t xml:space="preserve">controlling </w:t>
        </w:r>
      </w:ins>
      <w:r>
        <w:t>the wheelchair</w:t>
      </w:r>
      <w:ins w:id="640" w:author="Ed" w:date="2013-04-01T15:26:00Z">
        <w:r w:rsidR="007E4599">
          <w:t>’s motor controllers</w:t>
        </w:r>
      </w:ins>
      <w:r>
        <w:t xml:space="preserve">, disabling the autonomous functions of the wheelchair when a button </w:t>
      </w:r>
      <w:del w:id="641" w:author="Ed" w:date="2013-04-01T15:26:00Z">
        <w:r w:rsidDel="007E4599">
          <w:delText xml:space="preserve">is </w:delText>
        </w:r>
      </w:del>
      <w:ins w:id="642" w:author="Ed" w:date="2013-04-01T15:26:00Z">
        <w:r w:rsidR="007E4599">
          <w:t xml:space="preserve">was </w:t>
        </w:r>
      </w:ins>
      <w:r>
        <w:lastRenderedPageBreak/>
        <w:t xml:space="preserve">pushed on the remote. Because the </w:t>
      </w:r>
      <w:del w:id="643" w:author="Ed" w:date="2013-04-02T09:32:00Z">
        <w:r w:rsidDel="00A15744">
          <w:delText>Xbee</w:delText>
        </w:r>
      </w:del>
      <w:proofErr w:type="spellStart"/>
      <w:ins w:id="644" w:author="Ed" w:date="2013-04-02T09:32:00Z">
        <w:r w:rsidR="00A15744">
          <w:t>XBee</w:t>
        </w:r>
      </w:ins>
      <w:proofErr w:type="spellEnd"/>
      <w:r>
        <w:t xml:space="preserve"> wireless modules' GPIO mirroring has a programmable timeout and default output state, this system automatically </w:t>
      </w:r>
      <w:del w:id="645" w:author="Ed" w:date="2013-04-01T15:27:00Z">
        <w:r w:rsidDel="007E4599">
          <w:delText xml:space="preserve">disables </w:delText>
        </w:r>
      </w:del>
      <w:ins w:id="646" w:author="Ed" w:date="2013-04-01T15:27:00Z">
        <w:r w:rsidR="007E4599">
          <w:t xml:space="preserve">disabled </w:t>
        </w:r>
      </w:ins>
      <w:r>
        <w:t xml:space="preserve">autonomous functions if communication </w:t>
      </w:r>
      <w:del w:id="647" w:author="Ed" w:date="2013-04-01T15:27:00Z">
        <w:r w:rsidDel="007E4599">
          <w:delText xml:space="preserve">is </w:delText>
        </w:r>
      </w:del>
      <w:ins w:id="648" w:author="Ed" w:date="2013-04-01T15:27:00Z">
        <w:r w:rsidR="007E4599">
          <w:t xml:space="preserve">was </w:t>
        </w:r>
      </w:ins>
      <w:r>
        <w:t xml:space="preserve">lost between the remote and the robot. However, this system </w:t>
      </w:r>
      <w:del w:id="649" w:author="Ed" w:date="2013-04-01T15:27:00Z">
        <w:r w:rsidDel="007E4599">
          <w:delText>does rely</w:delText>
        </w:r>
      </w:del>
      <w:ins w:id="650" w:author="Ed" w:date="2013-04-01T15:27:00Z">
        <w:r w:rsidR="007E4599">
          <w:t>relied</w:t>
        </w:r>
      </w:ins>
      <w:r>
        <w:t xml:space="preserve"> on an </w:t>
      </w:r>
      <w:proofErr w:type="spellStart"/>
      <w:r>
        <w:t>Arduino</w:t>
      </w:r>
      <w:proofErr w:type="spellEnd"/>
      <w:r>
        <w:t xml:space="preserve"> microcontroller and was not designed as an emergency stop system, but as a switch between autonomous operation and normal (joystick) operation of a wheelchair.</w:t>
      </w:r>
    </w:p>
    <w:p w:rsidR="005B23F0" w:rsidRDefault="005B23F0">
      <w:pPr>
        <w:pStyle w:val="Heading3"/>
        <w:pPrChange w:id="651" w:author="Ed" w:date="2013-04-02T11:36:00Z">
          <w:pPr>
            <w:pStyle w:val="Heading2"/>
          </w:pPr>
        </w:pPrChange>
      </w:pPr>
      <w:bookmarkStart w:id="652" w:name="_Toc351540622"/>
      <w:bookmarkStart w:id="653" w:name="_Toc352053856"/>
      <w:bookmarkStart w:id="654" w:name="_Toc351997908"/>
      <w:r>
        <w:t>E-Stop Requirements for This Robot</w:t>
      </w:r>
      <w:bookmarkEnd w:id="652"/>
      <w:bookmarkEnd w:id="653"/>
      <w:bookmarkEnd w:id="654"/>
    </w:p>
    <w:p w:rsidR="005B23F0" w:rsidRDefault="005B23F0" w:rsidP="00CA427F">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pPr>
        <w:pStyle w:val="ListParagraph"/>
        <w:numPr>
          <w:ilvl w:val="0"/>
          <w:numId w:val="10"/>
        </w:numPr>
        <w:pPrChange w:id="655" w:author="Ed" w:date="2013-04-01T15:25:00Z">
          <w:pPr/>
        </w:pPrChange>
      </w:pPr>
      <w:r>
        <w:t>5 volt active-high enable signal from the cRIO, which is controlled by the ROS software</w:t>
      </w:r>
    </w:p>
    <w:p w:rsidR="005B23F0" w:rsidRDefault="005B23F0">
      <w:pPr>
        <w:pStyle w:val="ListParagraph"/>
        <w:numPr>
          <w:ilvl w:val="0"/>
          <w:numId w:val="10"/>
        </w:numPr>
        <w:pPrChange w:id="656" w:author="Ed" w:date="2013-04-01T15:25:00Z">
          <w:pPr/>
        </w:pPrChange>
      </w:pPr>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pPr>
        <w:pStyle w:val="ListParagraph"/>
        <w:numPr>
          <w:ilvl w:val="0"/>
          <w:numId w:val="10"/>
        </w:numPr>
        <w:pPrChange w:id="657" w:author="Ed" w:date="2013-04-01T15:25:00Z">
          <w:pPr/>
        </w:pPrChange>
      </w:pPr>
      <w:r>
        <w:t>Twist-lock stop switch mounted on the robot (The robot is disabled if the switch is opened or disconnected.)</w:t>
      </w:r>
    </w:p>
    <w:p w:rsidR="005B23F0" w:rsidRDefault="005B23F0">
      <w:pPr>
        <w:pStyle w:val="ListParagraph"/>
        <w:numPr>
          <w:ilvl w:val="0"/>
          <w:numId w:val="10"/>
        </w:numPr>
        <w:pPrChange w:id="658" w:author="Ed" w:date="2013-04-01T15:25:00Z">
          <w:pPr/>
        </w:pPrChange>
      </w:pPr>
      <w:r>
        <w:t>Wireless remote control with a heartbeat signal of at least 1Hz</w:t>
      </w:r>
    </w:p>
    <w:p w:rsidR="005B23F0" w:rsidRDefault="005B23F0" w:rsidP="00CA427F">
      <w:r>
        <w:lastRenderedPageBreak/>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pPr>
        <w:pStyle w:val="Heading3"/>
        <w:pPrChange w:id="659" w:author="Ed" w:date="2013-04-02T11:36:00Z">
          <w:pPr>
            <w:pStyle w:val="Heading2"/>
          </w:pPr>
        </w:pPrChange>
      </w:pPr>
      <w:bookmarkStart w:id="660" w:name="_Toc351540623"/>
      <w:bookmarkStart w:id="661" w:name="_Toc352053857"/>
      <w:bookmarkStart w:id="662" w:name="_Toc351997909"/>
      <w:r>
        <w:t>Version 1 Prototype</w:t>
      </w:r>
      <w:bookmarkEnd w:id="660"/>
      <w:bookmarkEnd w:id="661"/>
      <w:bookmarkEnd w:id="662"/>
    </w:p>
    <w:p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r w:rsidR="002557A2">
        <w:t xml:space="preserve">Figure </w:t>
      </w:r>
      <w:r w:rsidR="002557A2">
        <w:rPr>
          <w:noProof/>
        </w:rPr>
        <w:t>15</w:t>
      </w:r>
      <w:r w:rsidR="0087344B">
        <w:fldChar w:fldCharType="end"/>
      </w:r>
      <w:r w:rsidR="00534635">
        <w:t xml:space="preserve"> and </w:t>
      </w:r>
      <w:r w:rsidR="0087344B">
        <w:fldChar w:fldCharType="begin"/>
      </w:r>
      <w:r w:rsidR="00610622">
        <w:instrText xml:space="preserve"> REF _Ref351934011 \h </w:instrText>
      </w:r>
      <w:r w:rsidR="0087344B">
        <w:fldChar w:fldCharType="separate"/>
      </w:r>
      <w:r w:rsidR="002557A2">
        <w:t xml:space="preserve">Figure </w:t>
      </w:r>
      <w:r w:rsidR="002557A2">
        <w:rPr>
          <w:noProof/>
        </w:rPr>
        <w:t>16</w:t>
      </w:r>
      <w:r w:rsidR="0087344B">
        <w:fldChar w:fldCharType="end"/>
      </w:r>
      <w:r>
        <w:t>. The system consists of two circuits, a remote control and an emergency stop circuit on the robot.</w:t>
      </w:r>
    </w:p>
    <w:p w:rsidR="00534635" w:rsidRDefault="00534635" w:rsidP="00CA427F">
      <w:r>
        <w:rPr>
          <w:noProof/>
          <w:lang w:bidi="ar-SA"/>
        </w:rPr>
        <w:drawing>
          <wp:inline distT="0" distB="0" distL="0" distR="0" wp14:anchorId="7A6A0EDF" wp14:editId="51C9717A">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663" w:name="_Ref351933999"/>
      <w:bookmarkStart w:id="664" w:name="_Toc351997949"/>
      <w:bookmarkStart w:id="665" w:name="_Toc352587901"/>
      <w:r>
        <w:t xml:space="preserve">Figure </w:t>
      </w:r>
      <w:r w:rsidR="00713CF9">
        <w:fldChar w:fldCharType="begin"/>
      </w:r>
      <w:r w:rsidR="00713CF9">
        <w:instrText xml:space="preserve"> SEQ Figure \* ARABIC </w:instrText>
      </w:r>
      <w:r w:rsidR="00713CF9">
        <w:fldChar w:fldCharType="separate"/>
      </w:r>
      <w:r w:rsidR="002557A2">
        <w:rPr>
          <w:noProof/>
        </w:rPr>
        <w:t>15</w:t>
      </w:r>
      <w:r w:rsidR="00713CF9">
        <w:rPr>
          <w:noProof/>
        </w:rPr>
        <w:fldChar w:fldCharType="end"/>
      </w:r>
      <w:bookmarkEnd w:id="663"/>
      <w:r>
        <w:t>: A design for an emergency stop remote.</w:t>
      </w:r>
      <w:bookmarkEnd w:id="664"/>
      <w:bookmarkEnd w:id="665"/>
    </w:p>
    <w:p w:rsidR="00534635" w:rsidRDefault="00534635" w:rsidP="00CA427F">
      <w:r>
        <w:rPr>
          <w:noProof/>
          <w:lang w:bidi="ar-SA"/>
        </w:rPr>
        <w:lastRenderedPageBreak/>
        <w:drawing>
          <wp:inline distT="0" distB="0" distL="0" distR="0" wp14:anchorId="381347E3" wp14:editId="56B99EE3">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666" w:name="_Ref351934011"/>
      <w:bookmarkStart w:id="667" w:name="_Toc351997950"/>
      <w:bookmarkStart w:id="668" w:name="_Toc352587902"/>
      <w:r>
        <w:t xml:space="preserve">Figure </w:t>
      </w:r>
      <w:r w:rsidR="00713CF9">
        <w:fldChar w:fldCharType="begin"/>
      </w:r>
      <w:r w:rsidR="00713CF9">
        <w:instrText xml:space="preserve"> SEQ Figure \* ARABIC </w:instrText>
      </w:r>
      <w:r w:rsidR="00713CF9">
        <w:fldChar w:fldCharType="separate"/>
      </w:r>
      <w:r w:rsidR="002557A2">
        <w:rPr>
          <w:noProof/>
        </w:rPr>
        <w:t>16</w:t>
      </w:r>
      <w:r w:rsidR="00713CF9">
        <w:rPr>
          <w:noProof/>
        </w:rPr>
        <w:fldChar w:fldCharType="end"/>
      </w:r>
      <w:bookmarkEnd w:id="666"/>
      <w:r>
        <w:t>: A design for an emergency stop receiver and aggregator.</w:t>
      </w:r>
      <w:bookmarkEnd w:id="667"/>
      <w:bookmarkEnd w:id="668"/>
    </w:p>
    <w:p w:rsidR="005B23F0" w:rsidRDefault="005B23F0" w:rsidP="00CA427F">
      <w:r>
        <w:t xml:space="preserve">The remote circuit uses an </w:t>
      </w:r>
      <w:del w:id="669" w:author="Ed" w:date="2013-04-02T09:32:00Z">
        <w:r w:rsidDel="00A15744">
          <w:delText>XBee</w:delText>
        </w:r>
      </w:del>
      <w:proofErr w:type="spellStart"/>
      <w:ins w:id="670" w:author="Ed" w:date="2013-04-02T09:32:00Z">
        <w:r w:rsidR="00A15744">
          <w:t>XBee</w:t>
        </w:r>
      </w:ins>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w:t>
      </w:r>
      <w:del w:id="671" w:author="Ed" w:date="2013-04-02T09:28:00Z">
        <w:r w:rsidDel="00A15744">
          <w:delText xml:space="preserve">other </w:delText>
        </w:r>
      </w:del>
      <w:ins w:id="672" w:author="Ed" w:date="2013-04-02T09:28:00Z">
        <w:r w:rsidR="00A15744">
          <w:t xml:space="preserve">onboard </w:t>
        </w:r>
      </w:ins>
      <w:r>
        <w:t>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ins w:id="673" w:author="Ed" w:date="2013-04-02T09:28:00Z">
        <w:r w:rsidR="00A15744">
          <w:t xml:space="preserve"> If communication between the </w:t>
        </w:r>
      </w:ins>
      <w:ins w:id="674" w:author="Ed" w:date="2013-04-02T09:32:00Z">
        <w:r w:rsidR="00A15744">
          <w:t>XBEE</w:t>
        </w:r>
      </w:ins>
      <w:ins w:id="675" w:author="Ed" w:date="2013-04-02T09:28:00Z">
        <w:r w:rsidR="00A15744">
          <w:t xml:space="preserve"> modems in interrupted for any </w:t>
        </w:r>
        <w:proofErr w:type="spellStart"/>
        <w:r w:rsidR="00A15744">
          <w:t>rason</w:t>
        </w:r>
        <w:proofErr w:type="spellEnd"/>
        <w:r w:rsidR="00A15744">
          <w:t>, DIO3 in the emergency stop circuit goes low, disabling the robot.</w:t>
        </w:r>
      </w:ins>
    </w:p>
    <w:p w:rsidR="005B23F0" w:rsidRDefault="005B23F0" w:rsidP="00CA427F">
      <w:r>
        <w:t xml:space="preserve">The emergency stop circuit on the robot has inputs for the onboard emergency stop </w:t>
      </w:r>
      <w:proofErr w:type="gramStart"/>
      <w:r>
        <w:t>button,</w:t>
      </w:r>
      <w:proofErr w:type="gramEnd"/>
      <w:r>
        <w:t xml:space="preserve"> the </w:t>
      </w:r>
      <w:proofErr w:type="spellStart"/>
      <w:r>
        <w:t>cRIO's</w:t>
      </w:r>
      <w:proofErr w:type="spellEnd"/>
      <w:r>
        <w:t xml:space="preserve"> enable signal, and the emergency stop output of the IRC5. The input </w:t>
      </w:r>
      <w:r>
        <w:lastRenderedPageBreak/>
        <w:t xml:space="preserve">from the IRC5 goes into an </w:t>
      </w:r>
      <w:proofErr w:type="spellStart"/>
      <w:r>
        <w:t>optoisolator</w:t>
      </w:r>
      <w:proofErr w:type="spellEnd"/>
      <w:r>
        <w:t xml:space="preserve"> IC because the I</w:t>
      </w:r>
      <w:ins w:id="676" w:author="Ed" w:date="2013-04-02T09:29:00Z">
        <w:r w:rsidR="00A15744">
          <w:t>/</w:t>
        </w:r>
      </w:ins>
      <w:r>
        <w:t>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w:t>
      </w:r>
      <w:ins w:id="677" w:author="Ed" w:date="2013-04-02T09:29:00Z">
        <w:r w:rsidR="00A15744">
          <w:t xml:space="preserve"> (not shown in </w:t>
        </w:r>
        <w:r w:rsidR="00A15744">
          <w:fldChar w:fldCharType="begin"/>
        </w:r>
        <w:r w:rsidR="00A15744">
          <w:instrText xml:space="preserve"> REF _Ref351934011 \h </w:instrText>
        </w:r>
      </w:ins>
      <w:r w:rsidR="00A15744">
        <w:fldChar w:fldCharType="separate"/>
      </w:r>
      <w:ins w:id="678" w:author="Ed" w:date="2013-04-02T09:29:00Z">
        <w:r w:rsidR="00A15744">
          <w:t xml:space="preserve">Figure </w:t>
        </w:r>
        <w:r w:rsidR="00A15744">
          <w:rPr>
            <w:noProof/>
          </w:rPr>
          <w:t>16</w:t>
        </w:r>
        <w:r w:rsidR="00A15744">
          <w:fldChar w:fldCharType="end"/>
        </w:r>
        <w:r w:rsidR="00A15744">
          <w:t xml:space="preserve">; see </w:t>
        </w:r>
        <w:r w:rsidR="00A15744">
          <w:fldChar w:fldCharType="begin"/>
        </w:r>
        <w:r w:rsidR="00A15744">
          <w:instrText xml:space="preserve"> REF _Ref351926554 \h </w:instrText>
        </w:r>
      </w:ins>
      <w:r w:rsidR="00A15744">
        <w:fldChar w:fldCharType="separate"/>
      </w:r>
      <w:ins w:id="679" w:author="Ed" w:date="2013-04-02T09:29:00Z">
        <w:r w:rsidR="00A15744">
          <w:t xml:space="preserve">Figure </w:t>
        </w:r>
        <w:r w:rsidR="00A15744">
          <w:rPr>
            <w:noProof/>
          </w:rPr>
          <w:t>4</w:t>
        </w:r>
        <w:r w:rsidR="00A15744">
          <w:fldChar w:fldCharType="end"/>
        </w:r>
        <w:r w:rsidR="00A15744">
          <w:t>)</w:t>
        </w:r>
      </w:ins>
      <w:r>
        <w:t xml:space="preserve">. The IRC5 output logic signal switches the 24v General Stop input of the IRC5 using an </w:t>
      </w:r>
      <w:proofErr w:type="spellStart"/>
      <w:r>
        <w:t>optoisolator</w:t>
      </w:r>
      <w:proofErr w:type="spellEnd"/>
      <w:r>
        <w:t xml:space="preserve"> IC.</w:t>
      </w:r>
    </w:p>
    <w:p w:rsidR="005B23F0" w:rsidRDefault="005B23F0" w:rsidP="00CA427F">
      <w:r>
        <w:t xml:space="preserve">These circuits were prototyped and installed on the robot. </w:t>
      </w:r>
      <w:ins w:id="680" w:author="Ed" w:date="2013-04-02T09:30:00Z">
        <w:r w:rsidR="00A15744">
          <w:t>Because the RAPID software running on the IRC5 was not configured to output the emergency stop state, t</w:t>
        </w:r>
      </w:ins>
      <w:del w:id="681" w:author="Ed" w:date="2013-04-02T09:30:00Z">
        <w:r w:rsidDel="00A15744">
          <w:delText>T</w:delText>
        </w:r>
      </w:del>
      <w:r>
        <w:t>he input from the IRC5's emergency stop was defeated by installing jumper J1</w:t>
      </w:r>
      <w:del w:id="682" w:author="Ed" w:date="2013-04-02T09:30:00Z">
        <w:r w:rsidDel="00A15744">
          <w:delText xml:space="preserve"> because the output had not been configured in RAPID software</w:delText>
        </w:r>
      </w:del>
      <w:r>
        <w:t xml:space="preserv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w:t>
      </w:r>
      <w:del w:id="683" w:author="Ed" w:date="2013-04-02T09:30:00Z">
        <w:r w:rsidDel="00A15744">
          <w:delText>This function</w:delText>
        </w:r>
      </w:del>
      <w:ins w:id="684" w:author="Ed" w:date="2013-04-02T09:30:00Z">
        <w:r w:rsidR="00A15744">
          <w:t>The ability to control the IRC5</w:t>
        </w:r>
      </w:ins>
      <w:ins w:id="685" w:author="Ed" w:date="2013-04-02T09:31:00Z">
        <w:r w:rsidR="00A15744">
          <w:t>’s emergency stop state</w:t>
        </w:r>
      </w:ins>
      <w:r>
        <w:t xml:space="preserve"> was defe</w:t>
      </w:r>
      <w:r w:rsidR="00801869">
        <w:t xml:space="preserve">ated by disconnecting the IRC5 </w:t>
      </w:r>
      <w:r>
        <w:t xml:space="preserve">Stop output and shorting the General Stop input </w:t>
      </w:r>
      <w:del w:id="686" w:author="Ed" w:date="2013-04-02T09:31:00Z">
        <w:r w:rsidDel="00A15744">
          <w:delText xml:space="preserve">of </w:delText>
        </w:r>
      </w:del>
      <w:ins w:id="687" w:author="Ed" w:date="2013-04-02T09:31:00Z">
        <w:r w:rsidR="00A15744">
          <w:t xml:space="preserve">on </w:t>
        </w:r>
      </w:ins>
      <w:r>
        <w:t xml:space="preserve">the IRC5. These two changes completely decouple this emergency stop circuit from the IRC5, meaning it no longer meets requirements 2 and 3b described above. Furthermore, the wireless link between the </w:t>
      </w:r>
      <w:del w:id="688" w:author="Ed" w:date="2013-04-02T09:32:00Z">
        <w:r w:rsidDel="00A15744">
          <w:delText>XBee</w:delText>
        </w:r>
      </w:del>
      <w:proofErr w:type="spellStart"/>
      <w:ins w:id="689" w:author="Ed" w:date="2013-04-02T09:32:00Z">
        <w:r w:rsidR="00A15744">
          <w:t>XBee</w:t>
        </w:r>
      </w:ins>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del w:id="690" w:author="Ed" w:date="2013-04-02T09:32:00Z">
        <w:r w:rsidDel="00A15744">
          <w:delText>XBee</w:delText>
        </w:r>
      </w:del>
      <w:proofErr w:type="spellStart"/>
      <w:ins w:id="691" w:author="Ed" w:date="2013-04-02T09:32:00Z">
        <w:r w:rsidR="00A15744">
          <w:t>XBee</w:t>
        </w:r>
      </w:ins>
      <w:proofErr w:type="spellEnd"/>
      <w:r>
        <w:t xml:space="preserve"> modules. In order to make the system usable, the wireless emergency stop was replaced with a twist-lock style emergency stop button on a ten foot wired tether. This </w:t>
      </w:r>
      <w:r>
        <w:lastRenderedPageBreak/>
        <w:t>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pPr>
        <w:pStyle w:val="Heading3"/>
        <w:pPrChange w:id="692" w:author="Ed" w:date="2013-04-02T11:36:00Z">
          <w:pPr>
            <w:pStyle w:val="Heading2"/>
          </w:pPr>
        </w:pPrChange>
      </w:pPr>
      <w:bookmarkStart w:id="693" w:name="_Toc351540624"/>
      <w:bookmarkStart w:id="694" w:name="_Toc352053858"/>
      <w:bookmarkStart w:id="695" w:name="_Toc351997910"/>
      <w:r>
        <w:t>Version 2 Design</w:t>
      </w:r>
      <w:bookmarkEnd w:id="693"/>
      <w:bookmarkEnd w:id="694"/>
      <w:bookmarkEnd w:id="695"/>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drawing>
          <wp:inline distT="0" distB="0" distL="0" distR="0" wp14:anchorId="2A1158FC" wp14:editId="768F9250">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696" w:name="_Toc351997951"/>
      <w:bookmarkStart w:id="697" w:name="_Toc352587903"/>
      <w:r>
        <w:t xml:space="preserve">Figure </w:t>
      </w:r>
      <w:r w:rsidR="00713CF9">
        <w:fldChar w:fldCharType="begin"/>
      </w:r>
      <w:r w:rsidR="00713CF9">
        <w:instrText xml:space="preserve"> SEQ Figure \* ARABIC </w:instrText>
      </w:r>
      <w:r w:rsidR="00713CF9">
        <w:fldChar w:fldCharType="separate"/>
      </w:r>
      <w:r w:rsidR="002557A2">
        <w:rPr>
          <w:noProof/>
        </w:rPr>
        <w:t>17</w:t>
      </w:r>
      <w:r w:rsidR="00713CF9">
        <w:rPr>
          <w:noProof/>
        </w:rPr>
        <w:fldChar w:fldCharType="end"/>
      </w:r>
      <w:r>
        <w:t xml:space="preserve">: Revised emergency stop remote </w:t>
      </w:r>
      <w:proofErr w:type="spellStart"/>
      <w:r>
        <w:t>ciruit</w:t>
      </w:r>
      <w:proofErr w:type="spellEnd"/>
      <w:r>
        <w:t>.</w:t>
      </w:r>
      <w:bookmarkEnd w:id="696"/>
      <w:bookmarkEnd w:id="697"/>
    </w:p>
    <w:p w:rsidR="00F31439" w:rsidRDefault="00F31439" w:rsidP="00CA427F">
      <w:r>
        <w:rPr>
          <w:noProof/>
          <w:lang w:bidi="ar-SA"/>
        </w:rPr>
        <w:lastRenderedPageBreak/>
        <w:drawing>
          <wp:inline distT="0" distB="0" distL="0" distR="0" wp14:anchorId="7CECEDF0" wp14:editId="2870F92A">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698" w:name="_Toc351997952"/>
      <w:bookmarkStart w:id="699" w:name="_Toc352587904"/>
      <w:r>
        <w:t xml:space="preserve">Figure </w:t>
      </w:r>
      <w:r w:rsidR="00713CF9">
        <w:fldChar w:fldCharType="begin"/>
      </w:r>
      <w:r w:rsidR="00713CF9">
        <w:instrText xml:space="preserve"> SEQ Figure \* ARABIC </w:instrText>
      </w:r>
      <w:r w:rsidR="00713CF9">
        <w:fldChar w:fldCharType="separate"/>
      </w:r>
      <w:r w:rsidR="002557A2">
        <w:rPr>
          <w:noProof/>
        </w:rPr>
        <w:t>18</w:t>
      </w:r>
      <w:r w:rsidR="00713CF9">
        <w:rPr>
          <w:noProof/>
        </w:rPr>
        <w:fldChar w:fldCharType="end"/>
      </w:r>
      <w:r>
        <w:t>: Revised emergency stop receiver/aggregator circuit.</w:t>
      </w:r>
      <w:bookmarkEnd w:id="698"/>
      <w:bookmarkEnd w:id="699"/>
    </w:p>
    <w:p w:rsidR="005B23F0" w:rsidRDefault="005B23F0" w:rsidP="00CA427F">
      <w:r>
        <w:t xml:space="preserve">To </w:t>
      </w:r>
      <w:del w:id="700" w:author="Ed" w:date="2013-04-02T09:31:00Z">
        <w:r w:rsidDel="00A15744">
          <w:delText>integrate the system with</w:delText>
        </w:r>
      </w:del>
      <w:ins w:id="701" w:author="Ed" w:date="2013-04-02T09:31:00Z">
        <w:r w:rsidR="00A15744">
          <w:t>allow the system to stop</w:t>
        </w:r>
      </w:ins>
      <w:r>
        <w:t xml:space="preserve">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w:t>
      </w:r>
      <w:del w:id="702" w:author="Ed" w:date="2013-04-02T09:32:00Z">
        <w:r w:rsidDel="00A15744">
          <w:delText xml:space="preserve">must </w:delText>
        </w:r>
      </w:del>
      <w:ins w:id="703" w:author="Ed" w:date="2013-04-02T09:32:00Z">
        <w:r w:rsidR="00A15744">
          <w:t xml:space="preserve">should </w:t>
        </w:r>
      </w:ins>
      <w:r>
        <w:t>be connected to the IRC5 input of the emergency stop circuit.</w:t>
      </w:r>
    </w:p>
    <w:p w:rsidR="005B23F0" w:rsidRDefault="005B23F0" w:rsidP="00CA427F">
      <w:r>
        <w:t xml:space="preserve">To solve the wireless communication issues, the power supply in the remote was replaced with a 3.3 volt </w:t>
      </w:r>
      <w:ins w:id="704" w:author="Ed" w:date="2013-04-02T09:32:00Z">
        <w:r w:rsidR="00A15744">
          <w:t xml:space="preserve">regulated </w:t>
        </w:r>
      </w:ins>
      <w:r>
        <w:t xml:space="preserve">boost supply, which should be much more reliable, and bypass capacitors were added to the power rails of the </w:t>
      </w:r>
      <w:del w:id="705" w:author="Ed" w:date="2013-04-02T09:32:00Z">
        <w:r w:rsidDel="00A15744">
          <w:delText>XBee</w:delText>
        </w:r>
      </w:del>
      <w:proofErr w:type="spellStart"/>
      <w:ins w:id="706" w:author="Ed" w:date="2013-04-02T09:32:00Z">
        <w:r w:rsidR="00A15744">
          <w:t>XBee</w:t>
        </w:r>
      </w:ins>
      <w:proofErr w:type="spellEnd"/>
      <w:r>
        <w:t xml:space="preserve"> modules on both the remote and the emergency stop circuit. Testing has shown that the </w:t>
      </w:r>
      <w:del w:id="707" w:author="Ed" w:date="2013-04-02T09:32:00Z">
        <w:r w:rsidDel="00A15744">
          <w:delText>XBee</w:delText>
        </w:r>
      </w:del>
      <w:proofErr w:type="spellStart"/>
      <w:ins w:id="708" w:author="Ed" w:date="2013-04-02T09:32:00Z">
        <w:r w:rsidR="00A15744">
          <w:t>XBee</w:t>
        </w:r>
      </w:ins>
      <w:proofErr w:type="spellEnd"/>
      <w:r>
        <w:t xml:space="preserve"> modules are reliable when a sufficiently clean and reliable DC supply is available to power them.</w:t>
      </w:r>
    </w:p>
    <w:p w:rsidR="005B23F0" w:rsidRDefault="005B23F0" w:rsidP="00CA427F">
      <w:r>
        <w:lastRenderedPageBreak/>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CA427F">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1047D9">
      <w:pPr>
        <w:pStyle w:val="Heading1"/>
      </w:pPr>
      <w:bookmarkStart w:id="709" w:name="_Toc352053859"/>
      <w:bookmarkStart w:id="710" w:name="_Toc351997911"/>
      <w:r>
        <w:lastRenderedPageBreak/>
        <w:t>Experimental Results</w:t>
      </w:r>
      <w:bookmarkEnd w:id="709"/>
      <w:bookmarkEnd w:id="710"/>
    </w:p>
    <w:p w:rsidR="00AF0BEB" w:rsidRDefault="00AF0BEB" w:rsidP="00B161FC">
      <w:pPr>
        <w:pStyle w:val="Heading2"/>
      </w:pPr>
      <w:bookmarkStart w:id="711" w:name="_Toc352053860"/>
      <w:bookmarkStart w:id="712" w:name="_Toc351997912"/>
      <w:r>
        <w:t>The Validation Task</w:t>
      </w:r>
      <w:bookmarkEnd w:id="711"/>
      <w:bookmarkEnd w:id="712"/>
    </w:p>
    <w:p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CA427F">
      <w:pPr>
        <w:pStyle w:val="ListParagraph"/>
        <w:numPr>
          <w:ilvl w:val="1"/>
          <w:numId w:val="9"/>
        </w:numPr>
      </w:pPr>
      <w:r>
        <w:t xml:space="preserve">Once at the table, locate </w:t>
      </w:r>
      <w:ins w:id="713" w:author="Ed" w:date="2013-04-02T09:33:00Z">
        <w:r w:rsidR="00A15744">
          <w:t xml:space="preserve">at least one of </w:t>
        </w:r>
      </w:ins>
      <w:r>
        <w:t xml:space="preserve">the </w:t>
      </w:r>
      <w:ins w:id="714" w:author="Ed" w:date="2013-04-02T09:33:00Z">
        <w:r w:rsidR="00A15744">
          <w:t xml:space="preserve">four </w:t>
        </w:r>
      </w:ins>
      <w:r>
        <w:t>small manipulable box</w:t>
      </w:r>
      <w:ins w:id="715" w:author="Ed" w:date="2013-04-02T09:33:00Z">
        <w:r w:rsidR="00A15744">
          <w:t>es</w:t>
        </w:r>
      </w:ins>
      <w:r>
        <w:t xml:space="preserve"> on the table. This validates the Kinect and the tabletop object recognition system.</w:t>
      </w:r>
    </w:p>
    <w:p w:rsidR="00AF0BEB" w:rsidRDefault="00AF0BEB" w:rsidP="00CA427F">
      <w:pPr>
        <w:pStyle w:val="ListParagraph"/>
        <w:numPr>
          <w:ilvl w:val="1"/>
          <w:numId w:val="9"/>
        </w:numPr>
      </w:pPr>
      <w:r>
        <w:t xml:space="preserve">Perform the </w:t>
      </w:r>
      <w:proofErr w:type="gramStart"/>
      <w:r>
        <w:t>pick(</w:t>
      </w:r>
      <w:proofErr w:type="gramEnd"/>
      <w:r>
        <w:t xml:space="preserve">) operation on the box to lift it from the table. This operation is described in </w:t>
      </w:r>
      <w:r w:rsidR="0087344B" w:rsidRPr="00A15744">
        <w:rPr>
          <w:i/>
          <w:rPrChange w:id="716" w:author="Ed" w:date="2013-04-02T09:33:00Z">
            <w:rPr/>
          </w:rPrChange>
        </w:rPr>
        <w:fldChar w:fldCharType="begin"/>
      </w:r>
      <w:r w:rsidR="00610622" w:rsidRPr="00A15744">
        <w:rPr>
          <w:i/>
          <w:rPrChange w:id="717" w:author="Ed" w:date="2013-04-02T09:33:00Z">
            <w:rPr/>
          </w:rPrChange>
        </w:rPr>
        <w:instrText xml:space="preserve"> REF _Ref351934904 \h </w:instrText>
      </w:r>
      <w:r w:rsidR="00A15744">
        <w:rPr>
          <w:i/>
        </w:rPr>
        <w:instrText xml:space="preserve"> \* MERGEFORMAT </w:instrText>
      </w:r>
      <w:r w:rsidR="0087344B" w:rsidRPr="00A15744">
        <w:rPr>
          <w:i/>
          <w:rPrChange w:id="718" w:author="Ed" w:date="2013-04-02T09:33:00Z">
            <w:rPr>
              <w:i/>
            </w:rPr>
          </w:rPrChange>
        </w:rPr>
      </w:r>
      <w:r w:rsidR="0087344B" w:rsidRPr="00A15744">
        <w:rPr>
          <w:i/>
          <w:rPrChange w:id="719" w:author="Ed" w:date="2013-04-02T09:33:00Z">
            <w:rPr/>
          </w:rPrChange>
        </w:rPr>
        <w:fldChar w:fldCharType="separate"/>
      </w:r>
      <w:r w:rsidR="002557A2" w:rsidRPr="00A15744">
        <w:rPr>
          <w:i/>
          <w:rPrChange w:id="720" w:author="Ed" w:date="2013-04-02T09:33:00Z">
            <w:rPr/>
          </w:rPrChange>
        </w:rPr>
        <w:t>Tabletop Box Manipulation</w:t>
      </w:r>
      <w:r w:rsidR="0087344B" w:rsidRPr="00A15744">
        <w:rPr>
          <w:i/>
          <w:rPrChange w:id="721" w:author="Ed" w:date="2013-04-02T09:33:00Z">
            <w:rPr/>
          </w:rPrChange>
        </w:rPr>
        <w:fldChar w:fldCharType="end"/>
      </w:r>
      <w:r>
        <w:t xml:space="preserve"> above. This step validates the use of the Kinect to provide target poses for the arm, </w:t>
      </w:r>
      <w:ins w:id="722" w:author="Ed" w:date="2013-04-02T09:33:00Z">
        <w:r w:rsidR="00A15744">
          <w:t xml:space="preserve">the inverse kinematics solver, </w:t>
        </w:r>
      </w:ins>
      <w:r>
        <w:t>the arm and gripper hardware, and the box manipulation software.</w:t>
      </w:r>
    </w:p>
    <w:p w:rsidR="00AF0BEB" w:rsidRDefault="00AF0BEB" w:rsidP="00CA427F">
      <w:pPr>
        <w:pStyle w:val="ListParagraph"/>
        <w:numPr>
          <w:ilvl w:val="1"/>
          <w:numId w:val="9"/>
        </w:numPr>
      </w:pPr>
      <w:r>
        <w:t xml:space="preserve">Perform the </w:t>
      </w:r>
      <w:proofErr w:type="gramStart"/>
      <w:r>
        <w:t>place(</w:t>
      </w:r>
      <w:proofErr w:type="gramEnd"/>
      <w:r>
        <w:t xml:space="preserve">) operation to place it in the bin. This operation is described in </w:t>
      </w:r>
      <w:r w:rsidR="0087344B">
        <w:fldChar w:fldCharType="begin"/>
      </w:r>
      <w:r w:rsidR="00610622">
        <w:instrText xml:space="preserve"> REF _Ref351934912 \h </w:instrText>
      </w:r>
      <w:r w:rsidR="0087344B">
        <w:fldChar w:fldCharType="separate"/>
      </w:r>
      <w:r w:rsidR="002557A2">
        <w:t>Tabletop Box Manipulation</w:t>
      </w:r>
      <w:r w:rsidR="0087344B">
        <w:fldChar w:fldCharType="end"/>
      </w:r>
      <w:r>
        <w:t xml:space="preserve"> above. This step provides further validation of the arm, gripper, and manipulation software.</w:t>
      </w:r>
    </w:p>
    <w:p w:rsidR="00AF0BEB" w:rsidRDefault="00AF0BEB" w:rsidP="00CA427F">
      <w:pPr>
        <w:pStyle w:val="ListParagraph"/>
        <w:numPr>
          <w:ilvl w:val="1"/>
          <w:numId w:val="9"/>
        </w:numPr>
      </w:pPr>
      <w:r>
        <w:t>Drive back to the operator with the box in the bin. This provides further validation of the drive base hardware and software.</w:t>
      </w:r>
    </w:p>
    <w:p w:rsidR="00AF0BEB" w:rsidRPr="0004189D" w:rsidRDefault="00AF0BEB" w:rsidP="00CA427F">
      <w:r>
        <w:lastRenderedPageBreak/>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AF0BEB" w:rsidRDefault="00AF0BEB" w:rsidP="001047D9">
      <w:pPr>
        <w:pStyle w:val="Heading2"/>
      </w:pPr>
      <w:bookmarkStart w:id="723" w:name="_Toc352053861"/>
      <w:bookmarkStart w:id="724" w:name="_Toc351997913"/>
      <w:r>
        <w:t>Validation Results</w:t>
      </w:r>
      <w:bookmarkEnd w:id="723"/>
      <w:bookmarkEnd w:id="724"/>
    </w:p>
    <w:p w:rsidR="00AF0BEB" w:rsidRPr="00801869" w:rsidRDefault="00801869" w:rsidP="00CA427F">
      <w:pPr>
        <w:rPr>
          <w:highlight w:val="yellow"/>
        </w:rPr>
      </w:pPr>
      <w:r w:rsidRPr="00801869">
        <w:rPr>
          <w:highlight w:val="yellow"/>
        </w:rPr>
        <w:t>[</w:t>
      </w:r>
      <w:proofErr w:type="gramStart"/>
      <w:r w:rsidRPr="00801869">
        <w:rPr>
          <w:highlight w:val="yellow"/>
        </w:rPr>
        <w:t>hey</w:t>
      </w:r>
      <w:proofErr w:type="gramEnd"/>
      <w:r w:rsidRPr="00801869">
        <w:rPr>
          <w:highlight w:val="yellow"/>
        </w:rPr>
        <w:t xml:space="preserve"> write some stuff]</w:t>
      </w:r>
    </w:p>
    <w:p w:rsidR="00AF0BEB" w:rsidRPr="0001551D" w:rsidRDefault="00AF0BEB" w:rsidP="001047D9">
      <w:pPr>
        <w:pStyle w:val="Heading2"/>
      </w:pPr>
      <w:bookmarkStart w:id="725" w:name="_Toc352053862"/>
      <w:bookmarkStart w:id="726" w:name="_Toc351997914"/>
      <w:r>
        <w:t>Mechanical and Electri</w:t>
      </w:r>
      <w:r w:rsidRPr="0001551D">
        <w:t>cal Systems</w:t>
      </w:r>
      <w:bookmarkEnd w:id="725"/>
      <w:bookmarkEnd w:id="726"/>
    </w:p>
    <w:p w:rsidR="00AF0BEB" w:rsidRPr="0001551D" w:rsidRDefault="00AF0BEB">
      <w:pPr>
        <w:pStyle w:val="Heading3"/>
        <w:pPrChange w:id="727" w:author="Ed" w:date="2013-04-02T11:36:00Z">
          <w:pPr/>
        </w:pPrChange>
      </w:pPr>
      <w:bookmarkStart w:id="728" w:name="_Toc352053863"/>
      <w:bookmarkStart w:id="729" w:name="_Toc351997915"/>
      <w:r w:rsidRPr="0001551D">
        <w:t xml:space="preserve">Wheelchair </w:t>
      </w:r>
      <w:proofErr w:type="spellStart"/>
      <w:r w:rsidRPr="0001551D">
        <w:t>Drivebase</w:t>
      </w:r>
      <w:bookmarkEnd w:id="728"/>
      <w:bookmarkEnd w:id="729"/>
      <w:proofErr w:type="spellEnd"/>
    </w:p>
    <w:p w:rsidR="0001551D" w:rsidRPr="0001551D" w:rsidRDefault="0001551D" w:rsidP="00CA427F">
      <w:r w:rsidRPr="0001551D">
        <w:t xml:space="preserve">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w:t>
      </w:r>
      <w:proofErr w:type="spellStart"/>
      <w:r w:rsidRPr="0001551D">
        <w:t>drivebase</w:t>
      </w:r>
      <w:proofErr w:type="spellEnd"/>
      <w:r w:rsidRPr="0001551D">
        <w:t xml:space="preserve"> proved problematic for precision control. The control algorithms packaged in ROS were primarily developed for a </w:t>
      </w:r>
      <w:proofErr w:type="spellStart"/>
      <w:r w:rsidRPr="0001551D">
        <w:t>holonomic</w:t>
      </w:r>
      <w:proofErr w:type="spellEnd"/>
      <w:r w:rsidRPr="0001551D">
        <w:t xml:space="preserve"> drive base, which may be the cause of some of these problems, but many researchers have bad better success with these algorithms on differential </w:t>
      </w:r>
      <w:proofErr w:type="spellStart"/>
      <w:r w:rsidRPr="0001551D">
        <w:t>drivebases</w:t>
      </w:r>
      <w:proofErr w:type="spellEnd"/>
      <w:r w:rsidRPr="0001551D">
        <w:t xml:space="preserve">, so it is reasonable to assume that this </w:t>
      </w:r>
      <w:proofErr w:type="spellStart"/>
      <w:r w:rsidRPr="0001551D">
        <w:t>drivebase</w:t>
      </w:r>
      <w:proofErr w:type="spellEnd"/>
      <w:r w:rsidRPr="0001551D">
        <w:t xml:space="preserve"> is particularly problematic.</w:t>
      </w:r>
    </w:p>
    <w:p w:rsidR="00596370" w:rsidRDefault="00A15744" w:rsidP="00596370">
      <w:pPr>
        <w:rPr>
          <w:ins w:id="730" w:author="Ed" w:date="2013-04-02T09:34:00Z"/>
        </w:rPr>
      </w:pPr>
      <w:commentRangeStart w:id="731"/>
      <w:ins w:id="732" w:author="Ed" w:date="2013-04-02T09:34:00Z">
        <w:r>
          <w:t>On</w:t>
        </w:r>
      </w:ins>
      <w:commentRangeEnd w:id="731"/>
      <w:ins w:id="733" w:author="Ed" w:date="2013-04-02T09:35:00Z">
        <w:r>
          <w:rPr>
            <w:rStyle w:val="CommentReference"/>
          </w:rPr>
          <w:commentReference w:id="731"/>
        </w:r>
      </w:ins>
      <w:ins w:id="734" w:author="Ed" w:date="2013-04-02T09:34:00Z">
        <w:r>
          <w:t xml:space="preserve"> the lowest level, the PID controllers do not regulate the robot speed well</w:t>
        </w:r>
      </w:ins>
      <w:ins w:id="735" w:author="Ed" w:date="2013-04-02T09:37:00Z">
        <w:r>
          <w:t>. This was evident in the robot’s inability to turn at speeds below 0.</w:t>
        </w:r>
      </w:ins>
      <w:ins w:id="736" w:author="Ed" w:date="2013-04-02T09:39:00Z">
        <w:r w:rsidR="00596370">
          <w:t>35</w:t>
        </w:r>
      </w:ins>
      <w:ins w:id="737" w:author="Ed" w:date="2013-04-02T09:37:00Z">
        <w:r>
          <w:t xml:space="preserve"> radians per second, but was also </w:t>
        </w:r>
      </w:ins>
      <w:ins w:id="738" w:author="Ed" w:date="2013-04-02T09:34:00Z">
        <w:r>
          <w:t xml:space="preserve">illustrated by the robot drivetrain being </w:t>
        </w:r>
      </w:ins>
      <w:ins w:id="739" w:author="Ed" w:date="2013-04-02T09:35:00Z">
        <w:r>
          <w:t>back-drivable</w:t>
        </w:r>
      </w:ins>
      <w:ins w:id="740" w:author="Ed" w:date="2013-04-02T10:10:00Z">
        <w:r w:rsidR="007B43CD">
          <w:t xml:space="preserve"> and variability in robot performance as the batteries discharged</w:t>
        </w:r>
      </w:ins>
      <w:ins w:id="741" w:author="Ed" w:date="2013-04-02T09:35:00Z">
        <w:r>
          <w:t>.</w:t>
        </w:r>
      </w:ins>
      <w:ins w:id="742" w:author="Ed" w:date="2013-04-02T09:36:00Z">
        <w:r>
          <w:t xml:space="preserve"> </w:t>
        </w:r>
      </w:ins>
      <w:ins w:id="743" w:author="Ed" w:date="2013-04-02T09:37:00Z">
        <w:r>
          <w:t xml:space="preserve">The PID controllers were written by previous researchers in </w:t>
        </w:r>
        <w:proofErr w:type="spellStart"/>
        <w:r>
          <w:t>LabVIEW</w:t>
        </w:r>
        <w:proofErr w:type="spellEnd"/>
        <w:r>
          <w:t xml:space="preserve">, and </w:t>
        </w:r>
      </w:ins>
      <w:ins w:id="744" w:author="Ed" w:date="2013-04-02T09:38:00Z">
        <w:r w:rsidR="00596370">
          <w:t xml:space="preserve">rewriting them was beyond the scope of this project. Attempts to retune the PID controllers quickly resulted in instability, particularly when </w:t>
        </w:r>
        <w:r w:rsidR="00596370">
          <w:lastRenderedPageBreak/>
          <w:t>turning.</w:t>
        </w:r>
      </w:ins>
      <w:ins w:id="745" w:author="Ed" w:date="2013-04-02T09:51:00Z">
        <w:r w:rsidR="001D42E6">
          <w:t xml:space="preserve"> It was possible to increase the proportional gain by a factor of two without introducing instability</w:t>
        </w:r>
      </w:ins>
      <w:ins w:id="746" w:author="Ed" w:date="2013-04-02T09:52:00Z">
        <w:r w:rsidR="001D42E6">
          <w:t>, and this made a minor improvement to the robot’s performance.</w:t>
        </w:r>
      </w:ins>
    </w:p>
    <w:p w:rsidR="00AF0BEB" w:rsidRPr="0001551D" w:rsidRDefault="0001551D" w:rsidP="00CA427F">
      <w:r w:rsidRPr="0001551D">
        <w:t xml:space="preserve">The global planner works well for this drive base, generating a spline from the robot’s current position to the desired pose. </w:t>
      </w:r>
      <w:ins w:id="747" w:author="Ed" w:date="2013-04-02T09:39:00Z">
        <w:r w:rsidR="00596370" w:rsidRPr="0001551D">
          <w:t>However, the local planner has difficulty with the robot</w:t>
        </w:r>
      </w:ins>
      <w:ins w:id="748" w:author="Ed" w:date="2013-04-02T09:44:00Z">
        <w:r w:rsidR="00596370">
          <w:t>.</w:t>
        </w:r>
      </w:ins>
      <w:ins w:id="749" w:author="Ed" w:date="2013-04-02T09:39:00Z">
        <w:r w:rsidR="00596370">
          <w:t xml:space="preserve"> </w:t>
        </w:r>
      </w:ins>
      <w:ins w:id="750" w:author="Ed" w:date="2013-04-01T15:06:00Z">
        <w:r w:rsidR="00F15635">
          <w:t xml:space="preserve">On ABBY, </w:t>
        </w:r>
      </w:ins>
      <w:ins w:id="751" w:author="Ed" w:date="2013-04-02T09:44:00Z">
        <w:r w:rsidR="00596370">
          <w:t>trajectory</w:t>
        </w:r>
      </w:ins>
      <w:ins w:id="752" w:author="Ed" w:date="2013-04-01T15:06:00Z">
        <w:r w:rsidR="00F15635">
          <w:t xml:space="preserve"> rollout planning sometimes results in unintuitive behavior as the robot approaches the goal. Namely, the robot will sometimes </w:t>
        </w:r>
      </w:ins>
      <w:ins w:id="753" w:author="Ed" w:date="2013-04-02T09:44:00Z">
        <w:r w:rsidR="00596370">
          <w:t>overshoot in its final rotation</w:t>
        </w:r>
      </w:ins>
      <w:ins w:id="754" w:author="Ed" w:date="2013-04-01T15:06:00Z">
        <w:r w:rsidR="00F15635">
          <w:t>, forcing it to turn all the way around</w:t>
        </w:r>
      </w:ins>
      <w:ins w:id="755" w:author="Ed" w:date="2013-04-02T09:45:00Z">
        <w:r w:rsidR="00596370">
          <w:t>, sometimes more than once,</w:t>
        </w:r>
      </w:ins>
      <w:ins w:id="756" w:author="Ed" w:date="2013-04-01T15:06:00Z">
        <w:r w:rsidR="00F15635">
          <w:t xml:space="preserve"> to reach the proper heading.</w:t>
        </w:r>
      </w:ins>
      <w:del w:id="757" w:author="Ed" w:date="2013-04-02T09:39:00Z">
        <w:r w:rsidRPr="0001551D" w:rsidDel="00596370">
          <w:delText>However, the local planner has difficulty with the robot</w:delText>
        </w:r>
      </w:del>
      <w:del w:id="758" w:author="Ed" w:date="2013-04-02T09:45:00Z">
        <w:r w:rsidRPr="0001551D" w:rsidDel="00596370">
          <w:delText xml:space="preserve">, probably due to its assumption of a circular robot, an assumption that does not hold at all for </w:delText>
        </w:r>
      </w:del>
      <w:del w:id="759" w:author="Ed" w:date="2013-04-01T14:14:00Z">
        <w:r w:rsidRPr="0001551D" w:rsidDel="00C26887">
          <w:delText>ABBY</w:delText>
        </w:r>
      </w:del>
      <w:del w:id="760" w:author="Ed" w:date="2013-04-02T09:45:00Z">
        <w:r w:rsidRPr="0001551D" w:rsidDel="00596370">
          <w:delText xml:space="preserve">. In fact, because </w:delText>
        </w:r>
      </w:del>
      <w:del w:id="761" w:author="Ed" w:date="2013-04-01T14:14:00Z">
        <w:r w:rsidRPr="0001551D" w:rsidDel="00C26887">
          <w:delText>ABBY</w:delText>
        </w:r>
      </w:del>
      <w:del w:id="762" w:author="Ed" w:date="2013-04-02T09:45:00Z">
        <w:r w:rsidRPr="0001551D" w:rsidDel="00596370">
          <w:delText xml:space="preserve">’s drive wheels are in the back and the manipulator is on the front, there is a long moment arm that swings around whenever </w:delText>
        </w:r>
      </w:del>
      <w:del w:id="763" w:author="Ed" w:date="2013-04-01T14:14:00Z">
        <w:r w:rsidRPr="0001551D" w:rsidDel="00C26887">
          <w:delText>ABBY</w:delText>
        </w:r>
      </w:del>
      <w:del w:id="764" w:author="Ed" w:date="2013-04-02T09:45:00Z">
        <w:r w:rsidRPr="0001551D" w:rsidDel="00596370">
          <w:delText xml:space="preserve"> turns.</w:delText>
        </w:r>
      </w:del>
      <w:r w:rsidRPr="0001551D">
        <w:t xml:space="preserve"> </w:t>
      </w:r>
      <w:ins w:id="765" w:author="Ed" w:date="2013-04-02T09:45:00Z">
        <w:r w:rsidR="00596370">
          <w:t xml:space="preserve">This problem is probably because of </w:t>
        </w:r>
      </w:ins>
      <w:ins w:id="766" w:author="Ed" w:date="2013-04-02T09:47:00Z">
        <w:r w:rsidR="00596370">
          <w:t xml:space="preserve">the poor </w:t>
        </w:r>
      </w:ins>
      <w:ins w:id="767" w:author="Ed" w:date="2013-04-02T09:48:00Z">
        <w:r w:rsidR="00596370">
          <w:t xml:space="preserve">low level control, combined with the robot being a long </w:t>
        </w:r>
        <w:r w:rsidR="00D856A0">
          <w:t xml:space="preserve">moment arm, with the wheels at the back and the arm at the front. </w:t>
        </w:r>
      </w:ins>
      <w:ins w:id="768" w:author="Ed" w:date="2013-04-02T09:50:00Z">
        <w:r w:rsidR="00D856A0">
          <w:t xml:space="preserve">The robot shape also </w:t>
        </w:r>
      </w:ins>
      <w:del w:id="769" w:author="Ed" w:date="2013-04-02T09:50:00Z">
        <w:r w:rsidRPr="0001551D" w:rsidDel="00D856A0">
          <w:delText>This</w:delText>
        </w:r>
      </w:del>
      <w:r w:rsidRPr="0001551D">
        <w:t xml:space="preserve"> complicates planning</w:t>
      </w:r>
      <w:del w:id="770" w:author="Ed" w:date="2013-04-02T09:50:00Z">
        <w:r w:rsidRPr="0001551D" w:rsidDel="00D856A0">
          <w:delText>,</w:delText>
        </w:r>
      </w:del>
      <w:r w:rsidRPr="0001551D">
        <w:t xml:space="preserve"> because the planner must be able to maneuver through tight spaces, and the robot needs are large area in order to turn freely without hitting something with the arm. </w:t>
      </w:r>
      <w:del w:id="771" w:author="Ed" w:date="2013-04-02T09:50:00Z">
        <w:r w:rsidRPr="0001551D" w:rsidDel="00D856A0">
          <w:delText>The long moment arm also makes turning difficult for the drive base hardware. In order to overcome friction and inertia, the minimum turn speed is 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delText>
        </w:r>
      </w:del>
    </w:p>
    <w:p w:rsidR="00AF0BEB" w:rsidRDefault="00AF0BEB">
      <w:pPr>
        <w:pStyle w:val="Heading3"/>
        <w:pPrChange w:id="772" w:author="Ed" w:date="2013-04-02T11:36:00Z">
          <w:pPr>
            <w:pStyle w:val="Heading2"/>
          </w:pPr>
        </w:pPrChange>
      </w:pPr>
      <w:bookmarkStart w:id="773" w:name="_Toc352053864"/>
      <w:bookmarkStart w:id="774" w:name="_Toc351997916"/>
      <w:r>
        <w:lastRenderedPageBreak/>
        <w:t>Chassis Design</w:t>
      </w:r>
      <w:bookmarkEnd w:id="773"/>
      <w:bookmarkEnd w:id="774"/>
    </w:p>
    <w:p w:rsidR="00AF0BEB" w:rsidRDefault="00AF0BEB" w:rsidP="00CA427F">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w:t>
      </w:r>
      <w:del w:id="775" w:author="Ed" w:date="2013-04-02T09:53:00Z">
        <w:r w:rsidDel="00B52883">
          <w:delText>the robot model be updated to reflect the new position</w:delText>
        </w:r>
      </w:del>
      <w:ins w:id="776" w:author="Ed" w:date="2013-04-02T09:53:00Z">
        <w:r w:rsidR="00B52883">
          <w:t>it to be raised and retightened</w:t>
        </w:r>
      </w:ins>
      <w:r>
        <w:t xml:space="preserve">. Second, the placement of the arm itself is less than ideal for the task the robot must perform. The center of the arm’s work envelope is directly in front of the center of the point where the base is mounted to the robot. Since the base is mounted at about </w:t>
      </w:r>
      <w:commentRangeStart w:id="777"/>
      <w:r>
        <w:t xml:space="preserve">1 meter </w:t>
      </w:r>
      <w:commentRangeEnd w:id="777"/>
      <w:r w:rsidR="00B52883">
        <w:rPr>
          <w:rStyle w:val="CommentReference"/>
        </w:rPr>
        <w:commentReference w:id="777"/>
      </w:r>
      <w:r>
        <w:t xml:space="preserve">off the ground, that puts the center of the work envelope only slightly above table height. Being able to reach under the table is </w:t>
      </w:r>
      <w:proofErr w:type="gramStart"/>
      <w:r>
        <w:t>useless,</w:t>
      </w:r>
      <w:proofErr w:type="gramEnd"/>
      <w:r>
        <w:t xml:space="preserve"> so much of the arm’s work space is unused. The arm should be raised higher if it is to be used for tabletop object manipulation</w:t>
      </w:r>
      <w:ins w:id="778" w:author="Ed" w:date="2013-04-02T09:53:00Z">
        <w:r w:rsidR="00B52883">
          <w:t xml:space="preserve"> and mounted horizontally</w:t>
        </w:r>
      </w:ins>
      <w:r>
        <w:t>. Last, the onboard storage bin’s location was chosen based on the available space within the reach of the arm, which was limited. A better location or a better bin design should be considered. Raising</w:t>
      </w:r>
      <w:ins w:id="779" w:author="Ed" w:date="2013-04-02T09:54:00Z">
        <w:r w:rsidR="00B52883">
          <w:t xml:space="preserve"> or reorienting</w:t>
        </w:r>
      </w:ins>
      <w:r>
        <w:t xml:space="preserve"> the arm may open up more options as to the location of the bin.</w:t>
      </w:r>
    </w:p>
    <w:p w:rsidR="00AF0BEB" w:rsidRDefault="00AF0BEB">
      <w:pPr>
        <w:pStyle w:val="Heading3"/>
        <w:pPrChange w:id="780" w:author="Ed" w:date="2013-04-02T11:37:00Z">
          <w:pPr>
            <w:pStyle w:val="Heading2"/>
          </w:pPr>
        </w:pPrChange>
      </w:pPr>
      <w:bookmarkStart w:id="781" w:name="_Toc352053865"/>
      <w:bookmarkStart w:id="782" w:name="_Toc351997917"/>
      <w:r>
        <w:t>The ABB Arm System</w:t>
      </w:r>
      <w:bookmarkEnd w:id="781"/>
      <w:bookmarkEnd w:id="782"/>
    </w:p>
    <w:p w:rsidR="00AF0BEB" w:rsidRDefault="00AF0BEB" w:rsidP="00CA427F">
      <w:r>
        <w:t xml:space="preserve">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w:t>
      </w:r>
      <w:r>
        <w:lastRenderedPageBreak/>
        <w:t>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pPr>
        <w:pStyle w:val="Heading3"/>
        <w:pPrChange w:id="783" w:author="Ed" w:date="2013-04-02T11:37:00Z">
          <w:pPr>
            <w:pStyle w:val="Heading2"/>
          </w:pPr>
        </w:pPrChange>
      </w:pPr>
      <w:bookmarkStart w:id="784" w:name="_Toc352053866"/>
      <w:bookmarkStart w:id="785" w:name="_Toc351997918"/>
      <w:r>
        <w:t>Gripper</w:t>
      </w:r>
      <w:bookmarkEnd w:id="784"/>
      <w:bookmarkEnd w:id="785"/>
    </w:p>
    <w:p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pressure, which set the</w:t>
      </w:r>
      <w:r w:rsidR="00961E9C">
        <w:t xml:space="preserve"> lower bound for gripping force</w:t>
      </w:r>
      <w:r>
        <w:t xml:space="preserve">. This means that the robot cannot pick up delicate objects without crushing them. The </w:t>
      </w:r>
      <w:del w:id="786" w:author="Ed" w:date="2013-04-02T09:54:00Z">
        <w:r w:rsidDel="006A20FF">
          <w:delText>corrugated cardboard</w:delText>
        </w:r>
      </w:del>
      <w:ins w:id="787" w:author="Ed" w:date="2013-04-02T09:54:00Z">
        <w:r w:rsidR="006A20FF">
          <w:t>paper</w:t>
        </w:r>
      </w:ins>
      <w:r>
        <w:t xml:space="preserve"> boxes used in the validation task were only barely stiff enough to withstand this force.</w:t>
      </w:r>
    </w:p>
    <w:p w:rsidR="00AF0BEB" w:rsidRDefault="00AF0BEB">
      <w:pPr>
        <w:pStyle w:val="Heading3"/>
        <w:pPrChange w:id="788" w:author="Ed" w:date="2013-04-02T11:37:00Z">
          <w:pPr>
            <w:pStyle w:val="Heading2"/>
          </w:pPr>
        </w:pPrChange>
      </w:pPr>
      <w:bookmarkStart w:id="789" w:name="_Toc352053867"/>
      <w:bookmarkStart w:id="790" w:name="_Toc351997919"/>
      <w:r>
        <w:t>Battery Life</w:t>
      </w:r>
      <w:bookmarkEnd w:id="789"/>
      <w:bookmarkEnd w:id="790"/>
    </w:p>
    <w:p w:rsidR="00AF0BEB" w:rsidRDefault="00AF0BEB" w:rsidP="00CA427F">
      <w:r>
        <w:lastRenderedPageBreak/>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drawing>
          <wp:inline distT="0" distB="0" distL="0" distR="0" wp14:anchorId="1113862B" wp14:editId="350EE528">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791" w:name="_Toc351997953"/>
      <w:bookmarkStart w:id="792" w:name="_Toc352587905"/>
      <w:r>
        <w:t xml:space="preserve">Figure </w:t>
      </w:r>
      <w:r w:rsidR="00713CF9">
        <w:fldChar w:fldCharType="begin"/>
      </w:r>
      <w:r w:rsidR="00713CF9">
        <w:instrText xml:space="preserve"> SEQ Figure \* ARABIC </w:instrText>
      </w:r>
      <w:r w:rsidR="00713CF9">
        <w:fldChar w:fldCharType="separate"/>
      </w:r>
      <w:r w:rsidR="002557A2">
        <w:rPr>
          <w:noProof/>
        </w:rPr>
        <w:t>19</w:t>
      </w:r>
      <w:r w:rsidR="00713CF9">
        <w:rPr>
          <w:noProof/>
        </w:rPr>
        <w:fldChar w:fldCharType="end"/>
      </w:r>
      <w:r>
        <w:t>: Voltage curve during discharge test with actuators idle.</w:t>
      </w:r>
      <w:bookmarkEnd w:id="791"/>
      <w:bookmarkEnd w:id="792"/>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lastRenderedPageBreak/>
        <w:drawing>
          <wp:inline distT="0" distB="0" distL="0" distR="0" wp14:anchorId="1779F897" wp14:editId="3D427027">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793" w:name="_Toc351997954"/>
      <w:bookmarkStart w:id="794" w:name="_Toc352587906"/>
      <w:r>
        <w:t xml:space="preserve">Figure </w:t>
      </w:r>
      <w:r w:rsidR="00713CF9">
        <w:fldChar w:fldCharType="begin"/>
      </w:r>
      <w:r w:rsidR="00713CF9">
        <w:instrText xml:space="preserve"> SEQ Figure \* ARABIC </w:instrText>
      </w:r>
      <w:r w:rsidR="00713CF9">
        <w:fldChar w:fldCharType="separate"/>
      </w:r>
      <w:r w:rsidR="002557A2">
        <w:rPr>
          <w:noProof/>
        </w:rPr>
        <w:t>20</w:t>
      </w:r>
      <w:r w:rsidR="00713CF9">
        <w:rPr>
          <w:noProof/>
        </w:rPr>
        <w:fldChar w:fldCharType="end"/>
      </w:r>
      <w:r>
        <w:t>: Voltage curve during discharge test with drivetrain exercised.</w:t>
      </w:r>
      <w:bookmarkEnd w:id="793"/>
      <w:bookmarkEnd w:id="794"/>
    </w:p>
    <w:p w:rsidR="00AF0BEB" w:rsidRDefault="00AF0BEB" w:rsidP="00CA427F">
      <w:r>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robot could run in typical operation for about 3 [</w:t>
      </w:r>
      <w:r w:rsidRPr="00801869">
        <w:rPr>
          <w:highlight w:val="yellow"/>
        </w:rPr>
        <w:t>CHECK THIS</w:t>
      </w:r>
      <w:r>
        <w:t xml:space="preserve">] hours before its batteries are critically low. With adequate charging </w:t>
      </w:r>
      <w:r>
        <w:lastRenderedPageBreak/>
        <w:t>facilities and redundant robots or batteries, this should be adequate for a factory environment.</w:t>
      </w:r>
    </w:p>
    <w:p w:rsidR="00AF0BEB" w:rsidRDefault="00AF0BEB" w:rsidP="001047D9">
      <w:pPr>
        <w:pStyle w:val="Heading2"/>
      </w:pPr>
      <w:bookmarkStart w:id="795" w:name="_Toc352053868"/>
      <w:bookmarkStart w:id="796" w:name="_Toc351997920"/>
      <w:r>
        <w:t>The Kinect</w:t>
      </w:r>
      <w:bookmarkEnd w:id="795"/>
      <w:bookmarkEnd w:id="796"/>
    </w:p>
    <w:p w:rsidR="00AF0BEB" w:rsidRDefault="00AF0BEB">
      <w:pPr>
        <w:pStyle w:val="Heading3"/>
        <w:pPrChange w:id="797" w:author="Ed" w:date="2013-04-02T11:37:00Z">
          <w:pPr>
            <w:pStyle w:val="Heading2"/>
          </w:pPr>
        </w:pPrChange>
      </w:pPr>
      <w:bookmarkStart w:id="798" w:name="_Toc352053869"/>
      <w:bookmarkStart w:id="799" w:name="_Toc351997921"/>
      <w:r>
        <w:t>For Object Localization and Arm Planning</w:t>
      </w:r>
      <w:bookmarkEnd w:id="798"/>
      <w:bookmarkEnd w:id="799"/>
    </w:p>
    <w:p w:rsidR="00AF0BEB" w:rsidRDefault="00AF0BEB" w:rsidP="00CA427F">
      <w:r>
        <w:t xml:space="preserve">A major part of the validation task depended on the Kinect as a sensor for object segmentation and recognition. Unfortunately, the data from the Kinect proved to be unreliable. </w:t>
      </w:r>
    </w:p>
    <w:p w:rsidR="00AF0BEB" w:rsidRDefault="00AF0BEB">
      <w:pPr>
        <w:pStyle w:val="Heading3"/>
        <w:pPrChange w:id="800" w:author="Ed" w:date="2013-04-02T11:37:00Z">
          <w:pPr>
            <w:pStyle w:val="Heading2"/>
          </w:pPr>
        </w:pPrChange>
      </w:pPr>
      <w:bookmarkStart w:id="801" w:name="_Toc352053870"/>
      <w:bookmarkStart w:id="802" w:name="_Toc351997922"/>
      <w:r>
        <w:t>For Reading QR Codes</w:t>
      </w:r>
      <w:bookmarkEnd w:id="801"/>
      <w:bookmarkEnd w:id="802"/>
    </w:p>
    <w:p w:rsidR="00AF0BEB" w:rsidRDefault="00AF0BEB" w:rsidP="00CA427F">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1047D9">
      <w:pPr>
        <w:pStyle w:val="Heading2"/>
      </w:pPr>
      <w:bookmarkStart w:id="803" w:name="_Toc352053871"/>
      <w:bookmarkStart w:id="804" w:name="_Toc351997923"/>
      <w:r>
        <w:t>Open Source Software</w:t>
      </w:r>
      <w:bookmarkEnd w:id="803"/>
      <w:bookmarkEnd w:id="804"/>
    </w:p>
    <w:p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CA427F">
      <w:r>
        <w:t xml:space="preserve">The ROS core, consisting of the ROS graph node management and message passing systems, is stable and includes many tools that facilitate rapid robot development and management of complex robot software. However, much of the open source software </w:t>
      </w:r>
      <w:r>
        <w:lastRenderedPageBreak/>
        <w:t>developed for ROS is incomplete, limited, or inadequately tested. This section describes some of the problems encountered with open source software from the ROS community.</w:t>
      </w:r>
    </w:p>
    <w:p w:rsidR="00AF0BEB" w:rsidRDefault="00AF0BEB">
      <w:pPr>
        <w:pStyle w:val="Heading3"/>
        <w:pPrChange w:id="805" w:author="Ed" w:date="2013-04-02T11:37:00Z">
          <w:pPr>
            <w:pStyle w:val="Heading2"/>
          </w:pPr>
        </w:pPrChange>
      </w:pPr>
      <w:bookmarkStart w:id="806" w:name="_Toc352053872"/>
      <w:bookmarkStart w:id="807" w:name="_Toc351997924"/>
      <w:r>
        <w:t>API Stability</w:t>
      </w:r>
      <w:bookmarkEnd w:id="806"/>
      <w:bookmarkEnd w:id="807"/>
    </w:p>
    <w:p w:rsidR="00AF0BEB" w:rsidRDefault="00AF0BEB" w:rsidP="00CA427F">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w:t>
      </w:r>
      <w:del w:id="808" w:author="Ed" w:date="2013-04-01T14:14:00Z">
        <w:r w:rsidDel="00C26887">
          <w:delText>ABBY</w:delText>
        </w:r>
      </w:del>
      <w:ins w:id="809" w:author="Ed" w:date="2013-04-01T14:14:00Z">
        <w:r w:rsidR="00C26887">
          <w:t>ABBY</w:t>
        </w:r>
      </w:ins>
      <w:r>
        <w:t xml:space="preserve"> is the first Case robot to use the </w:t>
      </w:r>
      <w:proofErr w:type="spellStart"/>
      <w:r>
        <w:t>Fuerte</w:t>
      </w:r>
      <w:proofErr w:type="spellEnd"/>
      <w:r>
        <w:t xml:space="preserve"> distribution of ROS, which was released in </w:t>
      </w:r>
      <w:proofErr w:type="gramStart"/>
      <w:r>
        <w:t>Spring</w:t>
      </w:r>
      <w:proofErr w:type="gramEnd"/>
      <w:r>
        <w:t xml:space="preserve"> 2012. At the time, </w:t>
      </w:r>
      <w:del w:id="810" w:author="Ed" w:date="2013-04-02T09:57:00Z">
        <w:r w:rsidDel="00A22D11">
          <w:delText xml:space="preserve">it </w:delText>
        </w:r>
      </w:del>
      <w:proofErr w:type="spellStart"/>
      <w:ins w:id="811" w:author="Ed" w:date="2013-04-02T09:57:00Z">
        <w:r w:rsidR="00A22D11">
          <w:t>Fuerte</w:t>
        </w:r>
        <w:proofErr w:type="spellEnd"/>
        <w:r w:rsidR="00A22D11">
          <w:t xml:space="preserve"> </w:t>
        </w:r>
      </w:ins>
      <w:r>
        <w:t xml:space="preserve">was the only ROS distribution to run on Ubuntu 12.04, which is the current Long Term Support release of Ubuntu. ROS Electric, the previous version of ROS, does not support Ubuntu 12.04. In order to port the existing CWRU ROS package to </w:t>
      </w:r>
      <w:proofErr w:type="spellStart"/>
      <w:r>
        <w:t>Fuerte</w:t>
      </w:r>
      <w:proofErr w:type="spellEnd"/>
      <w:r>
        <w:t xml:space="preserve">, several changes had to be made. When the ROS Groovy distribution was released in </w:t>
      </w:r>
      <w:proofErr w:type="gramStart"/>
      <w:r>
        <w:t>Fall</w:t>
      </w:r>
      <w:proofErr w:type="gramEnd"/>
      <w:r>
        <w:t xml:space="preserve"> 2012, so many APIs were changed, particularly in the arm navigation stack, that the decision was made not to upgrade.</w:t>
      </w:r>
      <w:r w:rsidRPr="007556EA">
        <w:t xml:space="preserve"> </w:t>
      </w:r>
    </w:p>
    <w:p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w:t>
      </w:r>
      <w:del w:id="812" w:author="Ed" w:date="2013-04-01T14:14:00Z">
        <w:r w:rsidDel="00C26887">
          <w:delText>ABBY</w:delText>
        </w:r>
      </w:del>
      <w:ins w:id="813" w:author="Ed" w:date="2013-04-01T14:14:00Z">
        <w:r w:rsidR="00C26887">
          <w:t>ABBY</w:t>
        </w:r>
      </w:ins>
      <w:r>
        <w:t xml:space="preserve"> uses a custom-written fork of ROS Serial that properly supports ROS services. The Groovy release of ROS serial includes </w:t>
      </w:r>
      <w:del w:id="814" w:author="Ed" w:date="2013-04-02T09:57:00Z">
        <w:r w:rsidDel="00A22D11">
          <w:delText xml:space="preserve">and </w:delText>
        </w:r>
      </w:del>
      <w:ins w:id="815" w:author="Ed" w:date="2013-04-02T09:57:00Z">
        <w:r w:rsidR="00A22D11">
          <w:t xml:space="preserve">a </w:t>
        </w:r>
      </w:ins>
      <w:r>
        <w:t xml:space="preserve">complete rewrite of the code in question, but </w:t>
      </w:r>
      <w:del w:id="816" w:author="Ed" w:date="2013-04-02T09:57:00Z">
        <w:r w:rsidDel="00A22D11">
          <w:delText xml:space="preserve">this was not discovered until after the changes were made, and </w:delText>
        </w:r>
      </w:del>
      <w:r>
        <w:t xml:space="preserve">the rewrite was not </w:t>
      </w:r>
      <w:proofErr w:type="spellStart"/>
      <w:r>
        <w:t>backported</w:t>
      </w:r>
      <w:proofErr w:type="spellEnd"/>
      <w:r>
        <w:t xml:space="preserve"> to </w:t>
      </w:r>
      <w:r w:rsidR="007B1D78">
        <w:t xml:space="preserve">ROS </w:t>
      </w:r>
      <w:proofErr w:type="spellStart"/>
      <w:r w:rsidR="007B1D78">
        <w:t>F</w:t>
      </w:r>
      <w:r>
        <w:t>uerte</w:t>
      </w:r>
      <w:proofErr w:type="spellEnd"/>
      <w:r>
        <w:t>.</w:t>
      </w:r>
    </w:p>
    <w:p w:rsidR="00AF0BEB" w:rsidRDefault="00AF0BEB">
      <w:pPr>
        <w:pStyle w:val="Heading3"/>
        <w:pPrChange w:id="817" w:author="Ed" w:date="2013-04-02T11:37:00Z">
          <w:pPr>
            <w:pStyle w:val="Heading2"/>
          </w:pPr>
        </w:pPrChange>
      </w:pPr>
      <w:bookmarkStart w:id="818" w:name="_Toc352053873"/>
      <w:bookmarkStart w:id="819" w:name="_Toc351997925"/>
      <w:r>
        <w:t>Documentation</w:t>
      </w:r>
      <w:bookmarkEnd w:id="818"/>
      <w:bookmarkEnd w:id="819"/>
    </w:p>
    <w:p w:rsidR="00AF0BEB" w:rsidRDefault="00AF0BEB" w:rsidP="00CA427F">
      <w:r>
        <w:lastRenderedPageBreak/>
        <w:t xml:space="preserve">ROS documentation is a mix of a wiki system, a question and answer forum, and </w:t>
      </w:r>
      <w:proofErr w:type="spellStart"/>
      <w:r>
        <w:t>autogenerated</w:t>
      </w:r>
      <w:proofErr w:type="spellEnd"/>
      <w:r>
        <w:t xml:space="preserve"> documentation </w:t>
      </w:r>
      <w:del w:id="820" w:author="Ed" w:date="2013-04-02T09:57:00Z">
        <w:r w:rsidDel="00604510">
          <w:delText xml:space="preserve">for </w:delText>
        </w:r>
      </w:del>
      <w:ins w:id="821" w:author="Ed" w:date="2013-04-02T09:57:00Z">
        <w:r w:rsidR="00604510">
          <w:t xml:space="preserve">of </w:t>
        </w:r>
      </w:ins>
      <w:r>
        <w:t xml:space="preserve">the code. Unfortunately, because the documentation is in the form of a wiki, it is often incomplete and out of date. The </w:t>
      </w:r>
      <w:proofErr w:type="spellStart"/>
      <w:r>
        <w:t>autogenerated</w:t>
      </w:r>
      <w:proofErr w:type="spellEnd"/>
      <w:r>
        <w:t xml:space="preserve"> documentation is up to date, but not often very helpful because the code itself is not </w:t>
      </w:r>
      <w:del w:id="822" w:author="Ed" w:date="2013-04-02T09:58:00Z">
        <w:r w:rsidDel="00604510">
          <w:delText>documented</w:delText>
        </w:r>
      </w:del>
      <w:ins w:id="823" w:author="Ed" w:date="2013-04-02T09:58:00Z">
        <w:r w:rsidR="00604510">
          <w:t>annotated with comments</w:t>
        </w:r>
      </w:ins>
      <w:r>
        <w:t xml:space="preserve">.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pPr>
        <w:pStyle w:val="Heading3"/>
        <w:pPrChange w:id="824" w:author="Ed" w:date="2013-04-02T11:38:00Z">
          <w:pPr>
            <w:pStyle w:val="Heading2"/>
          </w:pPr>
        </w:pPrChange>
      </w:pPr>
      <w:bookmarkStart w:id="825" w:name="_Toc352053874"/>
      <w:bookmarkStart w:id="826" w:name="_Toc351997926"/>
      <w:r>
        <w:t>Reusability of PR2 Software</w:t>
      </w:r>
      <w:bookmarkEnd w:id="825"/>
      <w:bookmarkEnd w:id="826"/>
    </w:p>
    <w:p w:rsidR="00AF0BEB" w:rsidRDefault="00AF0BEB" w:rsidP="00CA427F">
      <w:r>
        <w:t xml:space="preserve">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w:t>
      </w:r>
      <w:del w:id="827" w:author="Ed" w:date="2013-04-01T14:14:00Z">
        <w:r w:rsidDel="00C26887">
          <w:delText>ABBY</w:delText>
        </w:r>
      </w:del>
      <w:ins w:id="828" w:author="Ed" w:date="2013-04-01T14:14:00Z">
        <w:r w:rsidR="00C26887">
          <w:t>ABBY</w:t>
        </w:r>
      </w:ins>
      <w:r>
        <w:t xml:space="preserve">, as it would open up a large library of abilities for </w:t>
      </w:r>
      <w:del w:id="829" w:author="Ed" w:date="2013-04-01T14:14:00Z">
        <w:r w:rsidDel="00C26887">
          <w:delText>ABBY</w:delText>
        </w:r>
      </w:del>
      <w:ins w:id="830" w:author="Ed" w:date="2013-04-01T14:14:00Z">
        <w:r w:rsidR="00C26887">
          <w:t>ABBY</w:t>
        </w:r>
      </w:ins>
      <w:r>
        <w:t xml:space="preserve">.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w:t>
      </w:r>
      <w:del w:id="831" w:author="Ed" w:date="2013-04-01T14:14:00Z">
        <w:r w:rsidDel="00C26887">
          <w:delText>ABBY</w:delText>
        </w:r>
      </w:del>
      <w:ins w:id="832" w:author="Ed" w:date="2013-04-01T14:14:00Z">
        <w:r w:rsidR="00C26887">
          <w:t>ABBY</w:t>
        </w:r>
      </w:ins>
      <w:r>
        <w:t xml:space="preserve"> are the tabletop object segmentation node and the object bounding box server, which are a very small part of a tabletop object manipulation pipeline written for the PR2. The rest of </w:t>
      </w:r>
      <w:del w:id="833" w:author="Ed" w:date="2013-04-01T14:14:00Z">
        <w:r w:rsidDel="00C26887">
          <w:delText>ABBY</w:delText>
        </w:r>
      </w:del>
      <w:ins w:id="834" w:author="Ed" w:date="2013-04-01T14:14:00Z">
        <w:r w:rsidR="00C26887">
          <w:t>ABBY</w:t>
        </w:r>
      </w:ins>
      <w:r>
        <w:t>’s software is either from more general ROS stacks or custom-written.</w:t>
      </w:r>
    </w:p>
    <w:p w:rsidR="00AF0BEB" w:rsidRDefault="00AF0BEB">
      <w:pPr>
        <w:pStyle w:val="Heading3"/>
        <w:pPrChange w:id="835" w:author="Ed" w:date="2013-04-02T11:38:00Z">
          <w:pPr>
            <w:pStyle w:val="Heading2"/>
          </w:pPr>
        </w:pPrChange>
      </w:pPr>
      <w:bookmarkStart w:id="836" w:name="_Toc352053875"/>
      <w:bookmarkStart w:id="837" w:name="_Toc351997927"/>
      <w:r>
        <w:t>Safety and Reliability</w:t>
      </w:r>
      <w:bookmarkEnd w:id="836"/>
      <w:bookmarkEnd w:id="837"/>
    </w:p>
    <w:p w:rsidR="00AF0BEB" w:rsidRDefault="00AF0BEB" w:rsidP="00CA427F">
      <w:r>
        <w:lastRenderedPageBreak/>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CA427F">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CA427F">
      <w:r>
        <w:t xml:space="preserve">In fact, most ROS software will crash easily due to memory allocation errors when </w:t>
      </w:r>
      <w:del w:id="838" w:author="Ed" w:date="2013-04-02T09:58:00Z">
        <w:r w:rsidDel="00AC7E88">
          <w:delText xml:space="preserve">receiving </w:delText>
        </w:r>
      </w:del>
      <w:ins w:id="839" w:author="Ed" w:date="2013-04-02T09:58:00Z">
        <w:r w:rsidR="00AC7E88">
          <w:t xml:space="preserve">sent </w:t>
        </w:r>
      </w:ins>
      <w:r>
        <w:t xml:space="preserve">a </w:t>
      </w:r>
      <w:del w:id="840" w:author="Ed" w:date="2013-04-02T09:58:00Z">
        <w:r w:rsidDel="00AC7E88">
          <w:delText>memory allocation error</w:delText>
        </w:r>
      </w:del>
      <w:ins w:id="841" w:author="Ed" w:date="2013-04-02T09:58:00Z">
        <w:r w:rsidR="00AC7E88">
          <w:t>malformed message</w:t>
        </w:r>
      </w:ins>
      <w:r>
        <w:t xml:space="preserve">. This behavior was observed in the </w:t>
      </w:r>
      <w:del w:id="842" w:author="Ed" w:date="2013-04-01T15:09:00Z">
        <w:r w:rsidDel="002A42A1">
          <w:delText>inverse kinematic</w:delText>
        </w:r>
      </w:del>
      <w:ins w:id="843" w:author="Ed" w:date="2013-04-01T15:09:00Z">
        <w:r w:rsidR="002A42A1">
          <w:t>inverse kinematics</w:t>
        </w:r>
      </w:ins>
      <w:r>
        <w:t xml:space="preserve"> solver and in other ROS software. There is no ROS standard for checking whether memory has been allocated before accessing it, even for data structures from “untrusted” sources, such as messages received </w:t>
      </w:r>
      <w:r>
        <w:lastRenderedPageBreak/>
        <w:t xml:space="preserve">from other nodes. In addition to allowing for sloppy code to crash parts of the robot software, which is dangerous in and of </w:t>
      </w:r>
      <w:proofErr w:type="gramStart"/>
      <w:r>
        <w:t>itself</w:t>
      </w:r>
      <w:proofErr w:type="gramEnd"/>
      <w:r>
        <w:t>,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021F0A" w:rsidRDefault="000C39CF" w:rsidP="001047D9">
      <w:pPr>
        <w:pStyle w:val="Heading1"/>
      </w:pPr>
      <w:bookmarkStart w:id="844" w:name="_Toc352053876"/>
      <w:r>
        <w:lastRenderedPageBreak/>
        <w:t>Conclusions</w:t>
      </w:r>
      <w:r w:rsidR="00021F0A">
        <w:t xml:space="preserve"> and Future Work</w:t>
      </w:r>
      <w:bookmarkEnd w:id="844"/>
    </w:p>
    <w:p w:rsidR="000C39CF" w:rsidRDefault="000C39CF" w:rsidP="00B161FC">
      <w:pPr>
        <w:pStyle w:val="Heading2"/>
      </w:pPr>
      <w:bookmarkStart w:id="845" w:name="_Toc352053877"/>
      <w:bookmarkStart w:id="846" w:name="_Toc351997928"/>
      <w:r>
        <w:t>Conclusions on ROS and Open Source Software</w:t>
      </w:r>
      <w:bookmarkEnd w:id="845"/>
      <w:bookmarkEnd w:id="846"/>
    </w:p>
    <w:p w:rsidR="000C39CF" w:rsidRDefault="000C39CF" w:rsidP="000C39CF">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w:t>
      </w:r>
      <w:ins w:id="847" w:author="Ed" w:date="2013-04-02T09:59:00Z">
        <w:r w:rsidR="00AC7E88">
          <w:t xml:space="preserve"> to</w:t>
        </w:r>
      </w:ins>
      <w:r>
        <w:t xml:space="preserve">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w:t>
      </w:r>
      <w:ins w:id="848" w:author="Ed" w:date="2013-04-02T09:59:00Z">
        <w:r w:rsidR="00AC7E88">
          <w:t xml:space="preserve"> initially</w:t>
        </w:r>
      </w:ins>
      <w:r>
        <w:t xml:space="preserve">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t>
      </w:r>
    </w:p>
    <w:p w:rsidR="000C39CF" w:rsidRPr="000C39CF" w:rsidRDefault="000C39CF" w:rsidP="001047D9">
      <w:pPr>
        <w:pStyle w:val="Heading2"/>
      </w:pPr>
      <w:bookmarkStart w:id="849" w:name="_Toc352053878"/>
      <w:r>
        <w:t>Future Work</w:t>
      </w:r>
      <w:bookmarkEnd w:id="849"/>
    </w:p>
    <w:p w:rsidR="00DA4DD7" w:rsidRDefault="00DA4DD7" w:rsidP="00DA4DD7">
      <w:r>
        <w:lastRenderedPageBreak/>
        <w:t>This platform is nominally functional, but there is a lot of room for future work.</w:t>
      </w:r>
    </w:p>
    <w:p w:rsidR="00750253" w:rsidRDefault="00DA4DD7" w:rsidP="00DA4DD7">
      <w:r>
        <w:t xml:space="preserve">As described above, the mobile base </w:t>
      </w:r>
      <w:r w:rsidR="00750253">
        <w:t xml:space="preserve">is not capable of precision navigation. There are </w:t>
      </w:r>
      <w:del w:id="850" w:author="Ed" w:date="2013-04-02T10:04:00Z">
        <w:r w:rsidR="00750253" w:rsidDel="00AC7E88">
          <w:delText xml:space="preserve">several </w:delText>
        </w:r>
      </w:del>
      <w:ins w:id="851" w:author="Ed" w:date="2013-04-02T10:04:00Z">
        <w:r w:rsidR="00AC7E88">
          <w:t xml:space="preserve">a few </w:t>
        </w:r>
      </w:ins>
      <w:r w:rsidR="00750253">
        <w:t>ways to approach this problem.</w:t>
      </w:r>
      <w:ins w:id="852" w:author="Ed" w:date="2013-04-02T10:00:00Z">
        <w:r w:rsidR="00AC7E88">
          <w:t xml:space="preserve"> It may be possible to retune the existing PID controllers for more precise speed control. It would also be beneficial </w:t>
        </w:r>
      </w:ins>
      <w:ins w:id="853" w:author="Ed" w:date="2013-04-02T10:01:00Z">
        <w:r w:rsidR="00AC7E88">
          <w:t xml:space="preserve">to replace the PID controllers with </w:t>
        </w:r>
        <w:proofErr w:type="gramStart"/>
        <w:r w:rsidR="00AC7E88">
          <w:t>a different</w:t>
        </w:r>
        <w:proofErr w:type="gramEnd"/>
        <w:r w:rsidR="00AC7E88">
          <w:t xml:space="preserve"> control system architecture, or at least </w:t>
        </w:r>
      </w:ins>
      <w:ins w:id="854" w:author="Ed" w:date="2013-04-02T10:02:00Z">
        <w:r w:rsidR="00AC7E88">
          <w:t xml:space="preserve">PID controllers with </w:t>
        </w:r>
      </w:ins>
      <w:proofErr w:type="spellStart"/>
      <w:ins w:id="855" w:author="Ed" w:date="2013-04-02T10:04:00Z">
        <w:r w:rsidR="00AC7E88">
          <w:t>feedforward</w:t>
        </w:r>
        <w:proofErr w:type="spellEnd"/>
        <w:r w:rsidR="00AC7E88">
          <w:t xml:space="preserve">. The cRIO currently used for the drive base control is expensive, </w:t>
        </w:r>
      </w:ins>
      <w:ins w:id="856" w:author="Ed" w:date="2013-04-02T10:05:00Z">
        <w:r w:rsidR="00AC7E88">
          <w:t xml:space="preserve">cumbersome to program, and overpowered for the processing it performs. It would be useful to explore possible replacements for the cRIO, perhaps also offloading some </w:t>
        </w:r>
        <w:r w:rsidR="007B43CD">
          <w:t xml:space="preserve">of the processing duties </w:t>
        </w:r>
      </w:ins>
      <w:ins w:id="857" w:author="Ed" w:date="2013-04-02T10:09:00Z">
        <w:r w:rsidR="007B43CD">
          <w:t>onto more advanced motor controllers capable of internal PID control.</w:t>
        </w:r>
      </w:ins>
      <w:del w:id="858" w:author="Ed" w:date="2013-04-02T10:00:00Z">
        <w:r w:rsidR="00750253" w:rsidDel="00AC7E88">
          <w:delText xml:space="preserve"> </w:delText>
        </w:r>
      </w:del>
      <w:del w:id="859" w:author="Ed" w:date="2013-04-02T10:09:00Z">
        <w:r w:rsidR="00750253" w:rsidDel="007B43CD">
          <w:delText>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delText>
        </w:r>
      </w:del>
    </w:p>
    <w:p w:rsidR="00DA4DD7" w:rsidRDefault="00DF415F" w:rsidP="00DF415F">
      <w:r>
        <w:t xml:space="preserve">Although the problems with the low-level controllers on the robot are the main obstacle to more precise navigation, the higher level planners could also be improved. The local planner was originally designed for a </w:t>
      </w:r>
      <w:proofErr w:type="spellStart"/>
      <w:r>
        <w:t>holonomic</w:t>
      </w:r>
      <w:proofErr w:type="spellEnd"/>
      <w:r>
        <w:t xml:space="preserve"> drive base, and the global planner makes the assumption that the robot is approximately circular. This robot, which is effectively a long moment arm, violates the circular robot assumption. It would be useful to start examining other planning methods, perhaps building upon Eric </w:t>
      </w:r>
      <w:proofErr w:type="spellStart"/>
      <w:r>
        <w:t>Perko's</w:t>
      </w:r>
      <w:proofErr w:type="spellEnd"/>
      <w:r>
        <w:t xml:space="preserve"> work on precision navigation</w:t>
      </w:r>
      <w:r w:rsidR="00DA4DD7">
        <w:t>. Since most industrial environments are somewhat structured, it may be possible to use this structure to simplify the planning problem.</w:t>
      </w:r>
    </w:p>
    <w:p w:rsidR="00DA4DD7" w:rsidRDefault="00DA4DD7" w:rsidP="00DA4DD7">
      <w:r>
        <w:lastRenderedPageBreak/>
        <w: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t>
      </w:r>
    </w:p>
    <w:p w:rsidR="00DA4DD7" w:rsidRDefault="00DA4DD7" w:rsidP="00DA4DD7">
      <w:r>
        <w:t xml:space="preserve">One of the problems with the Kinect is that it is a low-resolution (VGA) camera. One of the key future goals of this project is to be able to identify manipulable objects from bar codes or QR codes on the objects themselves. Unfortunately, this is not possible using a Kinect. In order to do this, a higher resolution camera on the robot's manipulator </w:t>
      </w:r>
      <w:r w:rsidR="00817427">
        <w:t>could</w:t>
      </w:r>
      <w:r>
        <w:t xml:space="preserve"> be used to examine objects to be picked up. Adding </w:t>
      </w:r>
      <w:r w:rsidR="00817427">
        <w:t>such a</w:t>
      </w:r>
      <w:r>
        <w:t xml:space="preserve"> camera </w:t>
      </w:r>
      <w:r w:rsidR="00817427">
        <w:t>would</w:t>
      </w:r>
      <w:r>
        <w:t xml:space="preserve"> open many avenues for research and software development; the robot will have to identify objects to examine and determine how to position the manipulator to examine the objects with its high resolution camera.</w:t>
      </w:r>
    </w:p>
    <w:p w:rsidR="00DA4DD7" w:rsidRDefault="00817427" w:rsidP="00DA4DD7">
      <w:r>
        <w:t>The two-position parallel plate gripper</w:t>
      </w:r>
      <w:del w:id="860" w:author="Ed" w:date="2013-04-02T10:11:00Z">
        <w:r w:rsidDel="009E09EB">
          <w:delText>s</w:delText>
        </w:r>
      </w:del>
      <w:r>
        <w:t xml:space="preserve"> used for this project was </w:t>
      </w:r>
      <w:r w:rsidR="00DA4DD7">
        <w:t xml:space="preserve">simple and readily available, but it limits the robot to being able to manipulate boxes in a limited range of sizes. Replacing the gripper with a more </w:t>
      </w:r>
      <w:r w:rsidR="00F422CA">
        <w:t>dexterous</w:t>
      </w:r>
      <w:r w:rsidR="00DA4DD7">
        <w:t xml:space="preserve"> hand would allow the robot to pick up a wider variety of objects and to grasp objects more securely.</w:t>
      </w:r>
    </w:p>
    <w:p w:rsidR="00F422CA" w:rsidRDefault="008E25F2" w:rsidP="00DA4DD7">
      <w:r>
        <w:t>A major undertaking would be to do a full stability analysis of all ROS software used on this robot. Over the course of the project, several problems were identified with ROS stability, a few of which are described above.</w:t>
      </w:r>
      <w:r w:rsidR="00121178">
        <w:t xml:space="preserve"> For ROS software to be a viable option in an industrial environment, it must be meticulously tested and shown to be robust, secure, and safe. Currently, most software outside of the ROS core does not meet these </w:t>
      </w:r>
      <w:r w:rsidR="00121178">
        <w:lastRenderedPageBreak/>
        <w:t xml:space="preserve">requirements. Testing more ROS packages </w:t>
      </w:r>
      <w:r w:rsidR="000476E8">
        <w:t>and improving their stability would be a boon to the open source robotics community and to the industrial robotics industry.</w:t>
      </w:r>
    </w:p>
    <w:p w:rsidR="00DA4DD7" w:rsidRDefault="0088127F" w:rsidP="00DA4DD7">
      <w:r>
        <w:t>B</w:t>
      </w:r>
      <w:r w:rsidR="00DA4DD7">
        <w:t xml:space="preserve">efore the robot can safely operate alongside humans, the </w:t>
      </w:r>
      <w:r w:rsidR="00750253">
        <w:t>safety</w:t>
      </w:r>
      <w:r w:rsidR="00DA4DD7">
        <w:t xml:space="preserve"> features, both hardware and software, must be improved. </w:t>
      </w:r>
      <w:r w:rsidR="000476E8">
        <w:t xml:space="preserve">As described above, the current emergency stop system is incomplete and relies on a tethered emergency stop button. The tether is inconvenient for testing and would be impossible to use in industry. The second </w:t>
      </w:r>
      <w:r w:rsidR="008B75AF">
        <w:t xml:space="preserve">iteration of the emergency stop, as described above, solves this problem and also adds several safety features, also described above. </w:t>
      </w:r>
      <w:r w:rsidR="00DA4DD7">
        <w:t xml:space="preserve">In addition to this hardware stop, </w:t>
      </w:r>
      <w:r w:rsidR="008B75AF">
        <w:t>the robot requires the reflexive stopping abilities described above</w:t>
      </w:r>
      <w:r w:rsidR="00DA4DD7">
        <w:t xml:space="preserve">. </w:t>
      </w:r>
      <w:r w:rsidR="008B75AF">
        <w:t>These safety features will be a necessary prerequisite for the robot to be usable in an industrial setting</w:t>
      </w:r>
      <w:r w:rsidR="00DA4DD7">
        <w:t>.</w:t>
      </w:r>
    </w:p>
    <w:p w:rsidR="00021F0A" w:rsidRPr="000C39CF" w:rsidRDefault="000C39CF" w:rsidP="001047D9">
      <w:pPr>
        <w:pStyle w:val="Heading2"/>
      </w:pPr>
      <w:bookmarkStart w:id="861" w:name="_Toc351997929"/>
      <w:bookmarkStart w:id="862" w:name="_Toc352053879"/>
      <w:r w:rsidRPr="000C39CF">
        <w:t xml:space="preserve">Applications </w:t>
      </w:r>
      <w:bookmarkEnd w:id="861"/>
      <w:r w:rsidRPr="000C39CF">
        <w:t>of this Robot</w:t>
      </w:r>
      <w:bookmarkEnd w:id="862"/>
    </w:p>
    <w:p w:rsidR="000C39CF" w:rsidRDefault="000C39CF" w:rsidP="00CA427F">
      <w:r>
        <w:t xml:space="preserve">This robot was </w:t>
      </w:r>
      <w:r w:rsidR="00156DEB">
        <w: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p>
    <w:p w:rsidR="00156DEB" w:rsidRDefault="00156DEB" w:rsidP="00CA427F">
      <w:r>
        <w: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t>
      </w:r>
      <w:ins w:id="863" w:author="Ed" w:date="2013-04-02T10:11:00Z">
        <w:r w:rsidR="009E09EB">
          <w:t xml:space="preserve"> or in space</w:t>
        </w:r>
      </w:ins>
      <w:r>
        <w:t>.</w:t>
      </w:r>
    </w:p>
    <w:p w:rsidR="00156DEB" w:rsidRDefault="00156DEB" w:rsidP="001047D9">
      <w:pPr>
        <w:pStyle w:val="Heading2"/>
      </w:pPr>
      <w:bookmarkStart w:id="864" w:name="_Toc352053880"/>
      <w:bookmarkStart w:id="865" w:name="_Toc351997930"/>
      <w:r>
        <w:lastRenderedPageBreak/>
        <w:t>Conclusion</w:t>
      </w:r>
      <w:bookmarkEnd w:id="864"/>
      <w:bookmarkEnd w:id="865"/>
    </w:p>
    <w:p w:rsidR="00156DEB" w:rsidRPr="000C39CF" w:rsidRDefault="001B6819" w:rsidP="00CA427F">
      <w:r>
        <w:t xml:space="preserve">This thesis describes a mobile industrial manipulator designed and built from commercially available parts at minimal cost. Open source software was used to facilitate rapid implementation of advanced perception and motion planning </w:t>
      </w:r>
      <w:r w:rsidR="00B326C5">
        <w:t>capabilities</w:t>
      </w:r>
      <w:r>
        <w:t xml:space="preserve">. </w:t>
      </w:r>
      <w:r w:rsidR="00B326C5">
        <w:t xml:space="preserve">The capabilities of the off the shelf hardware and open source software were tested with a simple validation task, and recommendations were made for future work. </w:t>
      </w:r>
      <w:r>
        <w:t xml:space="preserve">Although this </w:t>
      </w:r>
      <w:r w:rsidR="00B326C5">
        <w:t>platform was designed specifically for kitting operations, other applications of the robot were discussed.</w:t>
      </w:r>
    </w:p>
    <w:p w:rsidR="00697DB7" w:rsidRPr="00697DB7" w:rsidRDefault="00697DB7" w:rsidP="001047D9">
      <w:pPr>
        <w:pStyle w:val="Heading1"/>
      </w:pPr>
      <w:bookmarkStart w:id="866" w:name="_Toc352053881"/>
      <w:bookmarkStart w:id="867" w:name="_Toc351997931"/>
      <w:r>
        <w:lastRenderedPageBreak/>
        <w:t>Bibliography</w:t>
      </w:r>
      <w:bookmarkEnd w:id="866"/>
      <w:bookmarkEnd w:id="867"/>
    </w:p>
    <w:p w:rsidR="00B97924" w:rsidRPr="00FC6366" w:rsidRDefault="0087344B">
      <w:pPr>
        <w:pStyle w:val="Bibliography"/>
        <w:rPr>
          <w:ins w:id="868" w:author="Ed" w:date="2013-04-02T10:19:00Z"/>
        </w:rPr>
        <w:pPrChange w:id="869" w:author="Ed" w:date="2013-04-02T10:19:00Z">
          <w:pPr>
            <w:widowControl w:val="0"/>
            <w:autoSpaceDE w:val="0"/>
            <w:autoSpaceDN w:val="0"/>
            <w:adjustRightInd w:val="0"/>
            <w:spacing w:after="0" w:line="240" w:lineRule="auto"/>
          </w:pPr>
        </w:pPrChange>
      </w:pPr>
      <w:r>
        <w:rPr>
          <w:rFonts w:ascii="Calibri" w:hAnsi="Calibri"/>
          <w:sz w:val="22"/>
        </w:rPr>
        <w:fldChar w:fldCharType="begin"/>
      </w:r>
      <w:ins w:id="870" w:author="Ed" w:date="2013-04-02T10:19:00Z">
        <w:r w:rsidR="00B97924">
          <w:instrText xml:space="preserve"> ADDIN ZOTERO_BIBL {"custom":[]} CSL_BIBLIOGRAPHY </w:instrText>
        </w:r>
      </w:ins>
      <w:del w:id="871" w:author="Ed" w:date="2013-04-02T10:19:00Z">
        <w:r w:rsidR="00697DB7" w:rsidDel="00B97924">
          <w:delInstrText xml:space="preserve"> ADDIN ZOTERO_BIBL {"custom":[]} CSL_BIBLIOGRAPHY </w:delInstrText>
        </w:r>
      </w:del>
      <w:r>
        <w:rPr>
          <w:rFonts w:ascii="Calibri" w:hAnsi="Calibri"/>
          <w:sz w:val="22"/>
        </w:rPr>
        <w:fldChar w:fldCharType="separate"/>
      </w:r>
      <w:ins w:id="872" w:author="Ed" w:date="2013-04-02T10:19:00Z">
        <w:r w:rsidR="00B97924" w:rsidRPr="00B97924">
          <w:t>[1]</w:t>
        </w:r>
        <w:r w:rsidR="00B97924" w:rsidRPr="00B97924">
          <w:tab/>
          <w:t xml:space="preserve">H. M. Barbera, J. P. C. Quinonero, M. A. Z. Izquierdo, and A. G. Skarmeta, “i-Fork: a flexible AGV system using topological and grid maps,” in </w:t>
        </w:r>
        <w:r w:rsidR="00B97924" w:rsidRPr="002D6416">
          <w:rPr>
            <w:i/>
            <w:iCs/>
          </w:rPr>
          <w:t>IEEE International Conference on Robotics and Automation (ICRA)</w:t>
        </w:r>
        <w:r w:rsidR="00B97924" w:rsidRPr="00FC6366">
          <w:t>, 2003, vol. 2, pp. 2147–2152 vol.2.</w:t>
        </w:r>
      </w:ins>
    </w:p>
    <w:p w:rsidR="00B97924" w:rsidRPr="00114619" w:rsidRDefault="00B97924">
      <w:pPr>
        <w:pStyle w:val="Bibliography"/>
        <w:rPr>
          <w:ins w:id="873" w:author="Ed" w:date="2013-04-02T10:19:00Z"/>
        </w:rPr>
        <w:pPrChange w:id="874" w:author="Ed" w:date="2013-04-02T10:19:00Z">
          <w:pPr>
            <w:widowControl w:val="0"/>
            <w:autoSpaceDE w:val="0"/>
            <w:autoSpaceDN w:val="0"/>
            <w:adjustRightInd w:val="0"/>
            <w:spacing w:after="0" w:line="240" w:lineRule="auto"/>
          </w:pPr>
        </w:pPrChange>
      </w:pPr>
      <w:ins w:id="875" w:author="Ed" w:date="2013-04-02T10:19:00Z">
        <w:r w:rsidRPr="00FC6366">
          <w:t>[2]</w:t>
        </w:r>
        <w:r w:rsidRPr="00FC6366">
          <w:tab/>
          <w:t xml:space="preserve">K. C. T. Vivaldini, J. P. M. Galdames, T. S. Bueno, R. C. Araújo, R. M. Sobral, M. Becker, and G. A. P. Caurin, “Robotic forklifts for intelligent warehouses: Routing, path planning, and auto-localization,” in </w:t>
        </w:r>
        <w:r w:rsidRPr="00FC6366">
          <w:rPr>
            <w:i/>
            <w:iCs/>
          </w:rPr>
          <w:t>2010 IEEE International Conference on Industrial Technology (ICIT)</w:t>
        </w:r>
        <w:r w:rsidRPr="00114619">
          <w:t>, 2010, pp. 1463–1468.</w:t>
        </w:r>
      </w:ins>
    </w:p>
    <w:p w:rsidR="00B97924" w:rsidRPr="00114619" w:rsidRDefault="00B97924">
      <w:pPr>
        <w:pStyle w:val="Bibliography"/>
        <w:rPr>
          <w:ins w:id="876" w:author="Ed" w:date="2013-04-02T10:19:00Z"/>
        </w:rPr>
        <w:pPrChange w:id="877" w:author="Ed" w:date="2013-04-02T10:19:00Z">
          <w:pPr>
            <w:widowControl w:val="0"/>
            <w:autoSpaceDE w:val="0"/>
            <w:autoSpaceDN w:val="0"/>
            <w:adjustRightInd w:val="0"/>
            <w:spacing w:after="0" w:line="240" w:lineRule="auto"/>
          </w:pPr>
        </w:pPrChange>
      </w:pPr>
      <w:ins w:id="878" w:author="Ed" w:date="2013-04-02T10:19:00Z">
        <w:r w:rsidRPr="00114619">
          <w:t>[3]</w:t>
        </w:r>
        <w:r w:rsidRPr="00114619">
          <w:tab/>
          <w:t xml:space="preserve">G. Garibotto, S. Masciangelo, P. Bassino, C. Coelho, A. Pavan, and M. Marson, “Industrial exploitation of computer vision in logistic automation: autonomous control of an intelligent forklift truck,” in </w:t>
        </w:r>
        <w:r w:rsidRPr="00114619">
          <w:rPr>
            <w:i/>
            <w:iCs/>
          </w:rPr>
          <w:t>1998 IEEE International Conference on Robotics and Automation</w:t>
        </w:r>
        <w:r w:rsidRPr="00114619">
          <w:t>, 1998, vol. 2, pp. 1459–1464 vol.2.</w:t>
        </w:r>
      </w:ins>
    </w:p>
    <w:p w:rsidR="00B97924" w:rsidRPr="008E6F27" w:rsidRDefault="00B97924">
      <w:pPr>
        <w:pStyle w:val="Bibliography"/>
        <w:rPr>
          <w:ins w:id="879" w:author="Ed" w:date="2013-04-02T10:19:00Z"/>
        </w:rPr>
        <w:pPrChange w:id="880" w:author="Ed" w:date="2013-04-02T10:19:00Z">
          <w:pPr>
            <w:widowControl w:val="0"/>
            <w:autoSpaceDE w:val="0"/>
            <w:autoSpaceDN w:val="0"/>
            <w:adjustRightInd w:val="0"/>
            <w:spacing w:after="0" w:line="240" w:lineRule="auto"/>
          </w:pPr>
        </w:pPrChange>
      </w:pPr>
      <w:ins w:id="881" w:author="Ed" w:date="2013-04-02T10:19:00Z">
        <w:r w:rsidRPr="00114619">
          <w:t>[4]</w:t>
        </w:r>
        <w:r w:rsidRPr="00114619">
          <w:tab/>
          <w:t>“Kiva vs. Automated Guided Vehicles.” [Online]. Available: http://www.kivasystems.com/solutions/kiva-vs-traditional/solutionskiva-vs-traditionalkiva-vs-agvs/. [</w:t>
        </w:r>
        <w:r w:rsidRPr="008E6F27">
          <w:t>Accessed: 22-Mar-2013].</w:t>
        </w:r>
      </w:ins>
    </w:p>
    <w:p w:rsidR="00B97924" w:rsidRPr="008E6F27" w:rsidRDefault="00B97924">
      <w:pPr>
        <w:pStyle w:val="Bibliography"/>
        <w:rPr>
          <w:ins w:id="882" w:author="Ed" w:date="2013-04-02T10:19:00Z"/>
        </w:rPr>
        <w:pPrChange w:id="883" w:author="Ed" w:date="2013-04-02T10:19:00Z">
          <w:pPr>
            <w:widowControl w:val="0"/>
            <w:autoSpaceDE w:val="0"/>
            <w:autoSpaceDN w:val="0"/>
            <w:adjustRightInd w:val="0"/>
            <w:spacing w:after="0" w:line="240" w:lineRule="auto"/>
          </w:pPr>
        </w:pPrChange>
      </w:pPr>
      <w:ins w:id="884" w:author="Ed" w:date="2013-04-02T10:19:00Z">
        <w:r w:rsidRPr="008E6F27">
          <w:t>[5]</w:t>
        </w:r>
        <w:r w:rsidRPr="008E6F27">
          <w:tab/>
          <w:t xml:space="preserve">R. D’Andrea and P. Wurman, “Future challenges of coordinating hundreds of autonomous vehicles in distribution facilities,” in </w:t>
        </w:r>
        <w:r w:rsidRPr="008E6F27">
          <w:rPr>
            <w:i/>
            <w:iCs/>
          </w:rPr>
          <w:t>IEEE International Conference on Technologies for Practical Robot Applications (TePRA)</w:t>
        </w:r>
        <w:r w:rsidRPr="008E6F27">
          <w:t>, Nov., pp. 80–83.</w:t>
        </w:r>
      </w:ins>
    </w:p>
    <w:p w:rsidR="00B97924" w:rsidRPr="008E6F27" w:rsidRDefault="00B97924">
      <w:pPr>
        <w:pStyle w:val="Bibliography"/>
        <w:rPr>
          <w:ins w:id="885" w:author="Ed" w:date="2013-04-02T10:19:00Z"/>
        </w:rPr>
        <w:pPrChange w:id="886" w:author="Ed" w:date="2013-04-02T10:19:00Z">
          <w:pPr>
            <w:widowControl w:val="0"/>
            <w:autoSpaceDE w:val="0"/>
            <w:autoSpaceDN w:val="0"/>
            <w:adjustRightInd w:val="0"/>
            <w:spacing w:after="0" w:line="240" w:lineRule="auto"/>
          </w:pPr>
        </w:pPrChange>
      </w:pPr>
      <w:ins w:id="887" w:author="Ed" w:date="2013-04-02T10:19:00Z">
        <w:r w:rsidRPr="008E6F27">
          <w:t>[6]</w:t>
        </w:r>
        <w:r w:rsidRPr="008E6F27">
          <w:tab/>
          <w:t xml:space="preserve">R. Bischoff, U. Huggenberger, and E. Prassler, “KUKA youBot - a mobile manipulator for research and education,” in </w:t>
        </w:r>
        <w:r w:rsidRPr="008E6F27">
          <w:rPr>
            <w:i/>
            <w:iCs/>
          </w:rPr>
          <w:t>2011 IEEE International Conference on Robotics and Automation (ICRA)</w:t>
        </w:r>
        <w:r w:rsidRPr="008E6F27">
          <w:t>, May, pp. 1–4.</w:t>
        </w:r>
      </w:ins>
    </w:p>
    <w:p w:rsidR="00B97924" w:rsidRPr="008E6F27" w:rsidRDefault="00B97924">
      <w:pPr>
        <w:pStyle w:val="Bibliography"/>
        <w:rPr>
          <w:ins w:id="888" w:author="Ed" w:date="2013-04-02T10:19:00Z"/>
        </w:rPr>
        <w:pPrChange w:id="889" w:author="Ed" w:date="2013-04-02T10:19:00Z">
          <w:pPr>
            <w:widowControl w:val="0"/>
            <w:autoSpaceDE w:val="0"/>
            <w:autoSpaceDN w:val="0"/>
            <w:adjustRightInd w:val="0"/>
            <w:spacing w:after="0" w:line="240" w:lineRule="auto"/>
          </w:pPr>
        </w:pPrChange>
      </w:pPr>
      <w:ins w:id="890" w:author="Ed" w:date="2013-04-02T10:19:00Z">
        <w:r w:rsidRPr="008E6F27">
          <w:t>[7]</w:t>
        </w:r>
        <w:r w:rsidRPr="008E6F27">
          <w:tab/>
          <w:t xml:space="preserve">C. Cosma, M. Confente, M. Governo, and P. Fiorini, “An autonomous robot for indoor light logistics,” in </w:t>
        </w:r>
        <w:r w:rsidRPr="008E6F27">
          <w:rPr>
            <w:i/>
            <w:iCs/>
          </w:rPr>
          <w:t>2004 IEEE/RSJ International Conference on Intelligent Robots and Systems, 2004. (IROS 2004). Proceedings</w:t>
        </w:r>
        <w:r w:rsidRPr="008E6F27">
          <w:t>, Sept.-2 Oct., vol. 3, pp. 3003–3008 vol.3.</w:t>
        </w:r>
      </w:ins>
    </w:p>
    <w:p w:rsidR="00B97924" w:rsidRPr="008E6F27" w:rsidRDefault="00B97924">
      <w:pPr>
        <w:pStyle w:val="Bibliography"/>
        <w:rPr>
          <w:ins w:id="891" w:author="Ed" w:date="2013-04-02T10:19:00Z"/>
        </w:rPr>
        <w:pPrChange w:id="892" w:author="Ed" w:date="2013-04-02T10:19:00Z">
          <w:pPr>
            <w:widowControl w:val="0"/>
            <w:autoSpaceDE w:val="0"/>
            <w:autoSpaceDN w:val="0"/>
            <w:adjustRightInd w:val="0"/>
            <w:spacing w:after="0" w:line="240" w:lineRule="auto"/>
          </w:pPr>
        </w:pPrChange>
      </w:pPr>
      <w:ins w:id="893" w:author="Ed" w:date="2013-04-02T10:19:00Z">
        <w:r w:rsidRPr="008E6F27">
          <w:t>[8]</w:t>
        </w:r>
        <w:r w:rsidRPr="008E6F27">
          <w:tab/>
          <w:t xml:space="preserve">A. Hermann, Z. Xue, S. W. Ruhl, and R. Dillmann, “Hardware and software architecture of a bimanual mobile manipulator for industrial application,” in </w:t>
        </w:r>
        <w:r w:rsidRPr="008E6F27">
          <w:rPr>
            <w:i/>
            <w:iCs/>
          </w:rPr>
          <w:t>2011 IEEE International Conference on Robotics and Biomimetics (ROBIO)</w:t>
        </w:r>
        <w:r w:rsidRPr="008E6F27">
          <w:t>, Dec., pp. 2282–2288.</w:t>
        </w:r>
      </w:ins>
    </w:p>
    <w:p w:rsidR="00B97924" w:rsidRPr="008E6F27" w:rsidRDefault="00B97924">
      <w:pPr>
        <w:pStyle w:val="Bibliography"/>
        <w:rPr>
          <w:ins w:id="894" w:author="Ed" w:date="2013-04-02T10:19:00Z"/>
        </w:rPr>
        <w:pPrChange w:id="895" w:author="Ed" w:date="2013-04-02T10:19:00Z">
          <w:pPr>
            <w:widowControl w:val="0"/>
            <w:autoSpaceDE w:val="0"/>
            <w:autoSpaceDN w:val="0"/>
            <w:adjustRightInd w:val="0"/>
            <w:spacing w:after="0" w:line="240" w:lineRule="auto"/>
          </w:pPr>
        </w:pPrChange>
      </w:pPr>
      <w:ins w:id="896" w:author="Ed" w:date="2013-04-02T10:19:00Z">
        <w:r w:rsidRPr="008E6F27">
          <w:t>[9]</w:t>
        </w:r>
        <w:r w:rsidRPr="008E6F27">
          <w:tab/>
          <w:t>Samlex America, “DC-DC Step Down Converters Model SDC-15.” Samlex America.</w:t>
        </w:r>
      </w:ins>
    </w:p>
    <w:p w:rsidR="00B97924" w:rsidRPr="008E6F27" w:rsidRDefault="00B97924">
      <w:pPr>
        <w:pStyle w:val="Bibliography"/>
        <w:rPr>
          <w:ins w:id="897" w:author="Ed" w:date="2013-04-02T10:19:00Z"/>
        </w:rPr>
        <w:pPrChange w:id="898" w:author="Ed" w:date="2013-04-02T10:19:00Z">
          <w:pPr>
            <w:widowControl w:val="0"/>
            <w:autoSpaceDE w:val="0"/>
            <w:autoSpaceDN w:val="0"/>
            <w:adjustRightInd w:val="0"/>
            <w:spacing w:after="0" w:line="240" w:lineRule="auto"/>
          </w:pPr>
        </w:pPrChange>
      </w:pPr>
      <w:ins w:id="899" w:author="Ed" w:date="2013-04-02T10:19:00Z">
        <w:r w:rsidRPr="008E6F27">
          <w:t>[10]</w:t>
        </w:r>
        <w:r w:rsidRPr="008E6F27">
          <w:tab/>
          <w:t>Eric Perko, “Precision Navigation for Indoor Mobile Robots,” Masters, Case Western Reserve University, Cleveland, OH, 2013.</w:t>
        </w:r>
      </w:ins>
    </w:p>
    <w:p w:rsidR="00B97924" w:rsidRPr="008E6F27" w:rsidRDefault="00B97924">
      <w:pPr>
        <w:pStyle w:val="Bibliography"/>
        <w:rPr>
          <w:ins w:id="900" w:author="Ed" w:date="2013-04-02T10:19:00Z"/>
        </w:rPr>
        <w:pPrChange w:id="901" w:author="Ed" w:date="2013-04-02T10:19:00Z">
          <w:pPr>
            <w:widowControl w:val="0"/>
            <w:autoSpaceDE w:val="0"/>
            <w:autoSpaceDN w:val="0"/>
            <w:adjustRightInd w:val="0"/>
            <w:spacing w:after="0" w:line="240" w:lineRule="auto"/>
          </w:pPr>
        </w:pPrChange>
      </w:pPr>
      <w:ins w:id="902" w:author="Ed" w:date="2013-04-02T10:19:00Z">
        <w:r w:rsidRPr="008E6F27">
          <w:t>[11]</w:t>
        </w:r>
        <w:r w:rsidRPr="008E6F27">
          <w:tab/>
          <w:t>“ROS/Concepts - ROS Wiki.” [Online]. Available: http://www.ros.org/wiki/ROS/Concepts. [Accessed: 22-Mar-2013].</w:t>
        </w:r>
      </w:ins>
    </w:p>
    <w:p w:rsidR="00B97924" w:rsidRPr="008E6F27" w:rsidRDefault="00B97924">
      <w:pPr>
        <w:pStyle w:val="Bibliography"/>
        <w:rPr>
          <w:ins w:id="903" w:author="Ed" w:date="2013-04-02T10:19:00Z"/>
        </w:rPr>
        <w:pPrChange w:id="904" w:author="Ed" w:date="2013-04-02T10:19:00Z">
          <w:pPr>
            <w:widowControl w:val="0"/>
            <w:autoSpaceDE w:val="0"/>
            <w:autoSpaceDN w:val="0"/>
            <w:adjustRightInd w:val="0"/>
            <w:spacing w:after="0" w:line="240" w:lineRule="auto"/>
          </w:pPr>
        </w:pPrChange>
      </w:pPr>
      <w:ins w:id="905" w:author="Ed" w:date="2013-04-02T10:19:00Z">
        <w:r w:rsidRPr="008E6F27">
          <w:t>[12]</w:t>
        </w:r>
        <w:r w:rsidRPr="008E6F27">
          <w:tab/>
          <w:t>“actionlib - ROS Wiki.” [Online]. Available: http://www.ros.org/wiki/actionlib. [Accessed: 22-Mar-2013].</w:t>
        </w:r>
      </w:ins>
    </w:p>
    <w:p w:rsidR="00B97924" w:rsidRPr="008E6F27" w:rsidRDefault="00B97924">
      <w:pPr>
        <w:pStyle w:val="Bibliography"/>
        <w:rPr>
          <w:ins w:id="906" w:author="Ed" w:date="2013-04-02T10:19:00Z"/>
        </w:rPr>
        <w:pPrChange w:id="907" w:author="Ed" w:date="2013-04-02T10:19:00Z">
          <w:pPr>
            <w:widowControl w:val="0"/>
            <w:autoSpaceDE w:val="0"/>
            <w:autoSpaceDN w:val="0"/>
            <w:adjustRightInd w:val="0"/>
            <w:spacing w:after="0" w:line="240" w:lineRule="auto"/>
          </w:pPr>
        </w:pPrChange>
      </w:pPr>
      <w:ins w:id="908" w:author="Ed" w:date="2013-04-02T10:19:00Z">
        <w:r w:rsidRPr="008E6F27">
          <w:lastRenderedPageBreak/>
          <w:t>[13]</w:t>
        </w:r>
        <w:r w:rsidRPr="008E6F27">
          <w:tab/>
          <w:t>C. Rockey, E. Perko, and Ben Ballard, “HARLIE,” IGVC, May 2010.</w:t>
        </w:r>
      </w:ins>
    </w:p>
    <w:p w:rsidR="00B97924" w:rsidRPr="008E6F27" w:rsidRDefault="00B97924">
      <w:pPr>
        <w:pStyle w:val="Bibliography"/>
        <w:rPr>
          <w:ins w:id="909" w:author="Ed" w:date="2013-04-02T10:19:00Z"/>
        </w:rPr>
        <w:pPrChange w:id="910" w:author="Ed" w:date="2013-04-02T10:19:00Z">
          <w:pPr>
            <w:widowControl w:val="0"/>
            <w:autoSpaceDE w:val="0"/>
            <w:autoSpaceDN w:val="0"/>
            <w:adjustRightInd w:val="0"/>
            <w:spacing w:after="0" w:line="240" w:lineRule="auto"/>
          </w:pPr>
        </w:pPrChange>
      </w:pPr>
      <w:ins w:id="911" w:author="Ed" w:date="2013-04-02T10:19:00Z">
        <w:r w:rsidRPr="008E6F27">
          <w:t>[14]</w:t>
        </w:r>
        <w:r w:rsidRPr="008E6F27">
          <w:tab/>
          <w:t>Shaun Edwards and Chris Lewis, “ROS-Industrial – Applying the Robot Operating System (ROS) to Industrial Applications,” presented at the ICRA ECHORD Workshop, St. Paul, Minnesota, USA, 2012.</w:t>
        </w:r>
      </w:ins>
    </w:p>
    <w:p w:rsidR="00B97924" w:rsidRPr="008E6F27" w:rsidRDefault="00B97924">
      <w:pPr>
        <w:pStyle w:val="Bibliography"/>
        <w:rPr>
          <w:ins w:id="912" w:author="Ed" w:date="2013-04-02T10:19:00Z"/>
        </w:rPr>
        <w:pPrChange w:id="913" w:author="Ed" w:date="2013-04-02T10:19:00Z">
          <w:pPr>
            <w:widowControl w:val="0"/>
            <w:autoSpaceDE w:val="0"/>
            <w:autoSpaceDN w:val="0"/>
            <w:adjustRightInd w:val="0"/>
            <w:spacing w:after="0" w:line="240" w:lineRule="auto"/>
          </w:pPr>
        </w:pPrChange>
      </w:pPr>
      <w:ins w:id="914" w:author="Ed" w:date="2013-04-02T10:19:00Z">
        <w:r w:rsidRPr="008E6F27">
          <w:t>[15]</w:t>
        </w:r>
        <w:r w:rsidRPr="008E6F27">
          <w:tab/>
          <w:t>E. Venator, Gregory Lee, and W. Newman, “Hardware and Software Architecture of ABBY: An Industrial Mobile Manipulator,” presented at the IEEE International Conference on Automation Science and Engineering (Submitted), Madison, WI, USA, 2013.</w:t>
        </w:r>
      </w:ins>
    </w:p>
    <w:p w:rsidR="00B97924" w:rsidRPr="008E6F27" w:rsidRDefault="00B97924">
      <w:pPr>
        <w:pStyle w:val="Bibliography"/>
        <w:rPr>
          <w:ins w:id="915" w:author="Ed" w:date="2013-04-02T10:19:00Z"/>
        </w:rPr>
        <w:pPrChange w:id="916" w:author="Ed" w:date="2013-04-02T10:19:00Z">
          <w:pPr>
            <w:widowControl w:val="0"/>
            <w:autoSpaceDE w:val="0"/>
            <w:autoSpaceDN w:val="0"/>
            <w:adjustRightInd w:val="0"/>
            <w:spacing w:after="0" w:line="240" w:lineRule="auto"/>
          </w:pPr>
        </w:pPrChange>
      </w:pPr>
      <w:ins w:id="917" w:author="Ed" w:date="2013-04-02T10:19:00Z">
        <w:r w:rsidRPr="008E6F27">
          <w:t>[16]</w:t>
        </w:r>
        <w:r w:rsidRPr="008E6F27">
          <w:tab/>
          <w:t xml:space="preserve">E. Venator, “Rosserial Service ‘Failed to parse subscriber’ - ROS Answers,” </w:t>
        </w:r>
        <w:r w:rsidRPr="008E6F27">
          <w:rPr>
            <w:i/>
            <w:iCs/>
          </w:rPr>
          <w:t>ROS Answers</w:t>
        </w:r>
        <w:r w:rsidRPr="008E6F27">
          <w:t>. [Online]. Available: http://answers.ros.org/question/48548/rosserial-service-failed-to-parse-subscriber/. [Accessed: 22-Mar-2013].</w:t>
        </w:r>
      </w:ins>
    </w:p>
    <w:p w:rsidR="00B97924" w:rsidRPr="008E6F27" w:rsidRDefault="00B97924">
      <w:pPr>
        <w:pStyle w:val="Bibliography"/>
        <w:rPr>
          <w:ins w:id="918" w:author="Ed" w:date="2013-04-02T10:19:00Z"/>
        </w:rPr>
        <w:pPrChange w:id="919" w:author="Ed" w:date="2013-04-02T10:19:00Z">
          <w:pPr>
            <w:widowControl w:val="0"/>
            <w:autoSpaceDE w:val="0"/>
            <w:autoSpaceDN w:val="0"/>
            <w:adjustRightInd w:val="0"/>
            <w:spacing w:after="0" w:line="240" w:lineRule="auto"/>
          </w:pPr>
        </w:pPrChange>
      </w:pPr>
      <w:ins w:id="920" w:author="Ed" w:date="2013-04-02T10:19:00Z">
        <w:r w:rsidRPr="008E6F27">
          <w:t>[17]</w:t>
        </w:r>
        <w:r w:rsidRPr="008E6F27">
          <w:tab/>
          <w:t xml:space="preserve">E. Venator, “rosserial,” </w:t>
        </w:r>
        <w:r w:rsidRPr="008E6F27">
          <w:rPr>
            <w:i/>
            <w:iCs/>
          </w:rPr>
          <w:t>GitHub</w:t>
        </w:r>
        <w:r w:rsidRPr="008E6F27">
          <w:t>. [Online]. Available: https://github.com/evenator/rosserial. [Accessed: 22-Mar-2013].</w:t>
        </w:r>
      </w:ins>
    </w:p>
    <w:p w:rsidR="00B97924" w:rsidRPr="008E6F27" w:rsidRDefault="00B97924">
      <w:pPr>
        <w:pStyle w:val="Bibliography"/>
        <w:rPr>
          <w:ins w:id="921" w:author="Ed" w:date="2013-04-02T10:19:00Z"/>
        </w:rPr>
        <w:pPrChange w:id="922" w:author="Ed" w:date="2013-04-02T10:19:00Z">
          <w:pPr>
            <w:widowControl w:val="0"/>
            <w:autoSpaceDE w:val="0"/>
            <w:autoSpaceDN w:val="0"/>
            <w:adjustRightInd w:val="0"/>
            <w:spacing w:after="0" w:line="240" w:lineRule="auto"/>
          </w:pPr>
        </w:pPrChange>
      </w:pPr>
      <w:ins w:id="923" w:author="Ed" w:date="2013-04-02T10:19:00Z">
        <w:r w:rsidRPr="008E6F27">
          <w:t>[18]</w:t>
        </w:r>
        <w:r w:rsidRPr="008E6F27">
          <w:tab/>
          <w:t xml:space="preserve">S. Thrun, W. Burgard, and D. Fox, </w:t>
        </w:r>
        <w:r w:rsidRPr="008E6F27">
          <w:rPr>
            <w:i/>
            <w:iCs/>
          </w:rPr>
          <w:t>Probabilistic Robotics</w:t>
        </w:r>
        <w:r w:rsidRPr="008E6F27">
          <w:t>. The MIT Press, 2005.</w:t>
        </w:r>
      </w:ins>
    </w:p>
    <w:p w:rsidR="00B97924" w:rsidRPr="008E6F27" w:rsidRDefault="00B97924">
      <w:pPr>
        <w:pStyle w:val="Bibliography"/>
        <w:rPr>
          <w:ins w:id="924" w:author="Ed" w:date="2013-04-02T10:19:00Z"/>
        </w:rPr>
        <w:pPrChange w:id="925" w:author="Ed" w:date="2013-04-02T10:19:00Z">
          <w:pPr>
            <w:widowControl w:val="0"/>
            <w:autoSpaceDE w:val="0"/>
            <w:autoSpaceDN w:val="0"/>
            <w:adjustRightInd w:val="0"/>
            <w:spacing w:after="0" w:line="240" w:lineRule="auto"/>
          </w:pPr>
        </w:pPrChange>
      </w:pPr>
      <w:ins w:id="926" w:author="Ed" w:date="2013-04-02T10:19:00Z">
        <w:r w:rsidRPr="008E6F27">
          <w:t>[19]</w:t>
        </w:r>
        <w:r w:rsidRPr="008E6F27">
          <w:tab/>
          <w:t>Tony Yanick, Chase Nemeth, Beom Koh, and Avinash Karamchandani, “ALEN,” IGVC, 2009.</w:t>
        </w:r>
      </w:ins>
    </w:p>
    <w:p w:rsidR="00B97924" w:rsidRPr="008E6F27" w:rsidRDefault="00B97924">
      <w:pPr>
        <w:pStyle w:val="Bibliography"/>
        <w:rPr>
          <w:ins w:id="927" w:author="Ed" w:date="2013-04-02T10:19:00Z"/>
        </w:rPr>
        <w:pPrChange w:id="928" w:author="Ed" w:date="2013-04-02T10:19:00Z">
          <w:pPr>
            <w:widowControl w:val="0"/>
            <w:autoSpaceDE w:val="0"/>
            <w:autoSpaceDN w:val="0"/>
            <w:adjustRightInd w:val="0"/>
            <w:spacing w:after="0" w:line="240" w:lineRule="auto"/>
          </w:pPr>
        </w:pPrChange>
      </w:pPr>
      <w:ins w:id="929" w:author="Ed" w:date="2013-04-02T10:19:00Z">
        <w:r w:rsidRPr="008E6F27">
          <w:t>[20]</w:t>
        </w:r>
        <w:r w:rsidRPr="008E6F27">
          <w:tab/>
          <w:t>“navfn - ROS Wiki.” [Online]. Available: http://www.ros.org/wiki/navfn. [Accessed: 13-Feb-2013].</w:t>
        </w:r>
      </w:ins>
    </w:p>
    <w:p w:rsidR="00B97924" w:rsidRPr="008E6F27" w:rsidRDefault="00B97924">
      <w:pPr>
        <w:pStyle w:val="Bibliography"/>
        <w:rPr>
          <w:ins w:id="930" w:author="Ed" w:date="2013-04-02T10:19:00Z"/>
        </w:rPr>
        <w:pPrChange w:id="931" w:author="Ed" w:date="2013-04-02T10:19:00Z">
          <w:pPr>
            <w:widowControl w:val="0"/>
            <w:autoSpaceDE w:val="0"/>
            <w:autoSpaceDN w:val="0"/>
            <w:adjustRightInd w:val="0"/>
            <w:spacing w:after="0" w:line="240" w:lineRule="auto"/>
          </w:pPr>
        </w:pPrChange>
      </w:pPr>
      <w:ins w:id="932" w:author="Ed" w:date="2013-04-02T10:19:00Z">
        <w:r w:rsidRPr="008E6F27">
          <w:t>[21]</w:t>
        </w:r>
        <w:r w:rsidRPr="008E6F27">
          <w:tab/>
          <w:t xml:space="preserve">E. W. Dijkstra, “A note on two problems in connexion with graphs,” </w:t>
        </w:r>
        <w:r w:rsidRPr="008E6F27">
          <w:rPr>
            <w:i/>
            <w:iCs/>
          </w:rPr>
          <w:t>Numer. Math.</w:t>
        </w:r>
        <w:r w:rsidRPr="008E6F27">
          <w:t>, vol. 1, no. 1, pp. 269–271, Dec. 1959.</w:t>
        </w:r>
      </w:ins>
    </w:p>
    <w:p w:rsidR="00B97924" w:rsidRPr="008E6F27" w:rsidRDefault="00B97924">
      <w:pPr>
        <w:pStyle w:val="Bibliography"/>
        <w:rPr>
          <w:ins w:id="933" w:author="Ed" w:date="2013-04-02T10:19:00Z"/>
        </w:rPr>
        <w:pPrChange w:id="934" w:author="Ed" w:date="2013-04-02T10:19:00Z">
          <w:pPr>
            <w:widowControl w:val="0"/>
            <w:autoSpaceDE w:val="0"/>
            <w:autoSpaceDN w:val="0"/>
            <w:adjustRightInd w:val="0"/>
            <w:spacing w:after="0" w:line="240" w:lineRule="auto"/>
          </w:pPr>
        </w:pPrChange>
      </w:pPr>
      <w:ins w:id="935" w:author="Ed" w:date="2013-04-02T10:19:00Z">
        <w:r w:rsidRPr="008E6F27">
          <w:t>[22]</w:t>
        </w:r>
        <w:r w:rsidRPr="008E6F27">
          <w:tab/>
          <w:t>“carrot_planner - ROS Wiki.” [Online]. Available: http://www.ros.org/wiki/carrot_planner. [Accessed: 22-Mar-2013].</w:t>
        </w:r>
      </w:ins>
    </w:p>
    <w:p w:rsidR="00B97924" w:rsidRPr="008E6F27" w:rsidRDefault="00B97924">
      <w:pPr>
        <w:pStyle w:val="Bibliography"/>
        <w:rPr>
          <w:ins w:id="936" w:author="Ed" w:date="2013-04-02T10:19:00Z"/>
        </w:rPr>
        <w:pPrChange w:id="937" w:author="Ed" w:date="2013-04-02T10:19:00Z">
          <w:pPr>
            <w:widowControl w:val="0"/>
            <w:autoSpaceDE w:val="0"/>
            <w:autoSpaceDN w:val="0"/>
            <w:adjustRightInd w:val="0"/>
            <w:spacing w:after="0" w:line="240" w:lineRule="auto"/>
          </w:pPr>
        </w:pPrChange>
      </w:pPr>
      <w:ins w:id="938" w:author="Ed" w:date="2013-04-02T10:19:00Z">
        <w:r w:rsidRPr="008E6F27">
          <w:t>[23]</w:t>
        </w:r>
        <w:r w:rsidRPr="008E6F27">
          <w:tab/>
          <w:t>“Kinematic and Dynamic Solvers | The Orocos Project.” [Online]. Available: http://www.orocos.org/kdl/UserManual/kinematic_solvers. [Accessed: 20-Mar-2013].</w:t>
        </w:r>
      </w:ins>
    </w:p>
    <w:p w:rsidR="00B97924" w:rsidRPr="008E6F27" w:rsidRDefault="00B97924">
      <w:pPr>
        <w:pStyle w:val="Bibliography"/>
        <w:rPr>
          <w:ins w:id="939" w:author="Ed" w:date="2013-04-02T10:19:00Z"/>
        </w:rPr>
        <w:pPrChange w:id="940" w:author="Ed" w:date="2013-04-02T10:19:00Z">
          <w:pPr>
            <w:widowControl w:val="0"/>
            <w:autoSpaceDE w:val="0"/>
            <w:autoSpaceDN w:val="0"/>
            <w:adjustRightInd w:val="0"/>
            <w:spacing w:after="0" w:line="240" w:lineRule="auto"/>
          </w:pPr>
        </w:pPrChange>
      </w:pPr>
      <w:ins w:id="941" w:author="Ed" w:date="2013-04-02T10:19:00Z">
        <w:r w:rsidRPr="008E6F27">
          <w:t>[24]</w:t>
        </w:r>
        <w:r w:rsidRPr="008E6F27">
          <w:tab/>
          <w:t>“OpenRAVE | ikfast Module | OpenRAVE Documentation.” [Online]. Available: http://openrave.org/docs/latest_stable/openravepy/ikfast/#ikfast-the-robot-kinematics-compiler. [Accessed: 20-Mar-2013].</w:t>
        </w:r>
      </w:ins>
    </w:p>
    <w:p w:rsidR="00B97924" w:rsidRPr="008E6F27" w:rsidRDefault="00B97924">
      <w:pPr>
        <w:pStyle w:val="Bibliography"/>
        <w:rPr>
          <w:ins w:id="942" w:author="Ed" w:date="2013-04-02T10:19:00Z"/>
        </w:rPr>
        <w:pPrChange w:id="943" w:author="Ed" w:date="2013-04-02T10:19:00Z">
          <w:pPr>
            <w:widowControl w:val="0"/>
            <w:autoSpaceDE w:val="0"/>
            <w:autoSpaceDN w:val="0"/>
            <w:adjustRightInd w:val="0"/>
            <w:spacing w:after="0" w:line="240" w:lineRule="auto"/>
          </w:pPr>
        </w:pPrChange>
      </w:pPr>
      <w:ins w:id="944" w:author="Ed" w:date="2013-04-02T10:19:00Z">
        <w:r w:rsidRPr="008E6F27">
          <w:t>[25]</w:t>
        </w:r>
        <w:r w:rsidRPr="008E6F27">
          <w:tab/>
          <w:t xml:space="preserve">G. Sánchez and J.-C. Latombe, “A Single-Query Bi-Directional Probabilistic Roadmap Planner with Lazy Collision Checking,” in </w:t>
        </w:r>
        <w:r w:rsidRPr="008E6F27">
          <w:rPr>
            <w:i/>
            <w:iCs/>
          </w:rPr>
          <w:t>Robotics Research</w:t>
        </w:r>
        <w:r w:rsidRPr="008E6F27">
          <w:t>, P. R. A. Jarvis and P. A. Zelinsky, Eds. Springer Berlin Heidelberg, 2003, pp. 403–417.</w:t>
        </w:r>
      </w:ins>
    </w:p>
    <w:p w:rsidR="00B97924" w:rsidRPr="008E6F27" w:rsidRDefault="00B97924">
      <w:pPr>
        <w:pStyle w:val="Bibliography"/>
        <w:rPr>
          <w:ins w:id="945" w:author="Ed" w:date="2013-04-02T10:19:00Z"/>
        </w:rPr>
        <w:pPrChange w:id="946" w:author="Ed" w:date="2013-04-02T10:19:00Z">
          <w:pPr>
            <w:widowControl w:val="0"/>
            <w:autoSpaceDE w:val="0"/>
            <w:autoSpaceDN w:val="0"/>
            <w:adjustRightInd w:val="0"/>
            <w:spacing w:after="0" w:line="240" w:lineRule="auto"/>
          </w:pPr>
        </w:pPrChange>
      </w:pPr>
      <w:ins w:id="947" w:author="Ed" w:date="2013-04-02T10:19:00Z">
        <w:r w:rsidRPr="008E6F27">
          <w:t>[26]</w:t>
        </w:r>
        <w:r w:rsidRPr="008E6F27">
          <w:tab/>
          <w:t>“tabletop_object_detector - ROS Wiki.” [Online]. Available: http://www.ros.org/wiki/tabletop_object_detector. [Accessed: 17-Feb-2013].</w:t>
        </w:r>
      </w:ins>
    </w:p>
    <w:p w:rsidR="00B97924" w:rsidRPr="008E6F27" w:rsidRDefault="00B97924">
      <w:pPr>
        <w:pStyle w:val="Bibliography"/>
        <w:rPr>
          <w:ins w:id="948" w:author="Ed" w:date="2013-04-02T10:19:00Z"/>
        </w:rPr>
        <w:pPrChange w:id="949" w:author="Ed" w:date="2013-04-02T10:19:00Z">
          <w:pPr>
            <w:widowControl w:val="0"/>
            <w:autoSpaceDE w:val="0"/>
            <w:autoSpaceDN w:val="0"/>
            <w:adjustRightInd w:val="0"/>
            <w:spacing w:after="0" w:line="240" w:lineRule="auto"/>
          </w:pPr>
        </w:pPrChange>
      </w:pPr>
      <w:ins w:id="950" w:author="Ed" w:date="2013-04-02T10:19:00Z">
        <w:r w:rsidRPr="008E6F27">
          <w:t>[27]</w:t>
        </w:r>
        <w:r w:rsidRPr="008E6F27">
          <w:tab/>
          <w:t>M. A. Fischler and R. C. Bolles, “Random Sample Consensus: A Paradigm for Model Fitting with Applications to Image Analysis and Automated Cartography,” AI Center, SRI International, 333 Ravenswood Ave., Menlo Park, CA 94025, 213, Mar. 1980.</w:t>
        </w:r>
      </w:ins>
    </w:p>
    <w:p w:rsidR="00B97924" w:rsidRPr="008E6F27" w:rsidRDefault="00B97924">
      <w:pPr>
        <w:pStyle w:val="Bibliography"/>
        <w:rPr>
          <w:ins w:id="951" w:author="Ed" w:date="2013-04-02T10:19:00Z"/>
        </w:rPr>
        <w:pPrChange w:id="952" w:author="Ed" w:date="2013-04-02T10:19:00Z">
          <w:pPr>
            <w:widowControl w:val="0"/>
            <w:autoSpaceDE w:val="0"/>
            <w:autoSpaceDN w:val="0"/>
            <w:adjustRightInd w:val="0"/>
            <w:spacing w:after="0" w:line="240" w:lineRule="auto"/>
          </w:pPr>
        </w:pPrChange>
      </w:pPr>
      <w:ins w:id="953" w:author="Ed" w:date="2013-04-02T10:19:00Z">
        <w:r w:rsidRPr="008E6F27">
          <w:t>[28]</w:t>
        </w:r>
        <w:r w:rsidRPr="008E6F27">
          <w:tab/>
          <w:t xml:space="preserve">“QR code,” </w:t>
        </w:r>
        <w:r w:rsidRPr="008E6F27">
          <w:rPr>
            <w:i/>
            <w:iCs/>
          </w:rPr>
          <w:t>Wikipedia, the free encyclopedia</w:t>
        </w:r>
        <w:r w:rsidRPr="008E6F27">
          <w:t>. 21-Mar-2013.</w:t>
        </w:r>
      </w:ins>
    </w:p>
    <w:p w:rsidR="00B97924" w:rsidRPr="008E6F27" w:rsidRDefault="00B97924">
      <w:pPr>
        <w:pStyle w:val="Bibliography"/>
        <w:rPr>
          <w:ins w:id="954" w:author="Ed" w:date="2013-04-02T10:19:00Z"/>
        </w:rPr>
        <w:pPrChange w:id="955" w:author="Ed" w:date="2013-04-02T10:19:00Z">
          <w:pPr>
            <w:widowControl w:val="0"/>
            <w:autoSpaceDE w:val="0"/>
            <w:autoSpaceDN w:val="0"/>
            <w:adjustRightInd w:val="0"/>
            <w:spacing w:after="0" w:line="240" w:lineRule="auto"/>
          </w:pPr>
        </w:pPrChange>
      </w:pPr>
      <w:ins w:id="956" w:author="Ed" w:date="2013-04-02T10:19:00Z">
        <w:r w:rsidRPr="008E6F27">
          <w:lastRenderedPageBreak/>
          <w:t>[29]</w:t>
        </w:r>
        <w:r w:rsidRPr="008E6F27">
          <w:tab/>
          <w:t>Chad Rockey, “Low-Cost Sensor Package for Smart Wheelchair Obstacle Avoidance,” Masters, Case Western Reserve University, Cleveland, OH, 2012.</w:t>
        </w:r>
      </w:ins>
    </w:p>
    <w:p w:rsidR="00B97924" w:rsidRPr="008E6F27" w:rsidRDefault="00B97924">
      <w:pPr>
        <w:pStyle w:val="Bibliography"/>
        <w:rPr>
          <w:ins w:id="957" w:author="Ed" w:date="2013-04-02T10:19:00Z"/>
        </w:rPr>
        <w:pPrChange w:id="958" w:author="Ed" w:date="2013-04-02T10:19:00Z">
          <w:pPr>
            <w:widowControl w:val="0"/>
            <w:autoSpaceDE w:val="0"/>
            <w:autoSpaceDN w:val="0"/>
            <w:adjustRightInd w:val="0"/>
            <w:spacing w:after="0" w:line="240" w:lineRule="auto"/>
          </w:pPr>
        </w:pPrChange>
      </w:pPr>
      <w:ins w:id="959" w:author="Ed" w:date="2013-04-02T10:19:00Z">
        <w:r w:rsidRPr="008E6F27">
          <w:t>[30]</w:t>
        </w:r>
        <w:r w:rsidRPr="008E6F27">
          <w:tab/>
          <w:t>rethink robotics, “baxter.” .</w:t>
        </w:r>
      </w:ins>
    </w:p>
    <w:p w:rsidR="00B97924" w:rsidRPr="008E6F27" w:rsidRDefault="00B97924">
      <w:pPr>
        <w:pStyle w:val="Bibliography"/>
        <w:rPr>
          <w:ins w:id="960" w:author="Ed" w:date="2013-04-02T10:19:00Z"/>
        </w:rPr>
        <w:pPrChange w:id="961" w:author="Ed" w:date="2013-04-02T10:19:00Z">
          <w:pPr>
            <w:widowControl w:val="0"/>
            <w:autoSpaceDE w:val="0"/>
            <w:autoSpaceDN w:val="0"/>
            <w:adjustRightInd w:val="0"/>
            <w:spacing w:after="0" w:line="240" w:lineRule="auto"/>
          </w:pPr>
        </w:pPrChange>
      </w:pPr>
      <w:ins w:id="962" w:author="Ed" w:date="2013-04-02T10:19:00Z">
        <w:r w:rsidRPr="008E6F27">
          <w:t>[31]</w:t>
        </w:r>
        <w:r w:rsidRPr="008E6F27">
          <w:tab/>
          <w:t xml:space="preserve">W. Shackleford, R. Norcross, J. Marvel, and S. Szabo, “Integrating occlusion monitoring into human tracking for robot speed and separation monitoring,” in </w:t>
        </w:r>
        <w:r w:rsidRPr="008E6F27">
          <w:rPr>
            <w:i/>
            <w:iCs/>
          </w:rPr>
          <w:t>Proceedings of the Workshop on Performance Metrics for Intelligent Systems</w:t>
        </w:r>
        <w:r w:rsidRPr="008E6F27">
          <w:t>, New York, NY, USA, 2012, pp. 168–173.</w:t>
        </w:r>
      </w:ins>
    </w:p>
    <w:p w:rsidR="00697DB7" w:rsidRPr="008E6F27" w:rsidDel="00B97924" w:rsidRDefault="00697DB7" w:rsidP="00B97924">
      <w:pPr>
        <w:pStyle w:val="Bibliography"/>
        <w:rPr>
          <w:del w:id="963" w:author="Ed" w:date="2013-04-02T10:19:00Z"/>
        </w:rPr>
      </w:pPr>
      <w:del w:id="964" w:author="Ed" w:date="2013-04-02T10:19:00Z">
        <w:r w:rsidRPr="008E6F27" w:rsidDel="00B97924">
          <w:delText>[1]</w:delText>
        </w:r>
        <w:r w:rsidRPr="008E6F27" w:rsidDel="00B97924">
          <w:tab/>
          <w:delText xml:space="preserve">H. M. Barbera, J. P. C. Quinonero, M. A. Z. Izquierdo, and A. G. Skarmeta, “i-Fork: a flexible AGV system using topological and grid maps,” in </w:delText>
        </w:r>
        <w:r w:rsidRPr="008E6F27" w:rsidDel="00B97924">
          <w:rPr>
            <w:i/>
            <w:iCs/>
          </w:rPr>
          <w:delText>IEEE International Conference on Robotics and Automation, 2003. Proceedings. ICRA  ’03</w:delText>
        </w:r>
        <w:r w:rsidRPr="008E6F27" w:rsidDel="00B97924">
          <w:delText>, 2003, vol. 2, pp. 2147–2152 vol.2.</w:delText>
        </w:r>
      </w:del>
    </w:p>
    <w:p w:rsidR="00697DB7" w:rsidRPr="008E6F27" w:rsidDel="00B97924" w:rsidRDefault="00697DB7" w:rsidP="002D6416">
      <w:pPr>
        <w:pStyle w:val="Bibliography"/>
        <w:rPr>
          <w:del w:id="965" w:author="Ed" w:date="2013-04-02T10:19:00Z"/>
        </w:rPr>
      </w:pPr>
      <w:del w:id="966" w:author="Ed" w:date="2013-04-02T10:19:00Z">
        <w:r w:rsidRPr="008E6F27" w:rsidDel="00B97924">
          <w:delText>[2]</w:delText>
        </w:r>
        <w:r w:rsidRPr="008E6F27" w:rsidDel="00B97924">
          <w:tab/>
          <w:delText xml:space="preserve">K. C. T. Vivaldini, J. P. M. Galdames, T. S. Bueno, R. C. Araújo, R. M. Sobral, M. Becker, and G. A. P. Caurin, “Robotic forklifts for intelligent warehouses: Routing, path planning, and auto-localization,” in </w:delText>
        </w:r>
        <w:r w:rsidRPr="008E6F27" w:rsidDel="00B97924">
          <w:rPr>
            <w:i/>
            <w:iCs/>
          </w:rPr>
          <w:delText>2010 IEEE International Conference on Industrial Technology (ICIT)</w:delText>
        </w:r>
        <w:r w:rsidRPr="008E6F27" w:rsidDel="00B97924">
          <w:delText>, 2010, pp. 1463–1468.</w:delText>
        </w:r>
      </w:del>
    </w:p>
    <w:p w:rsidR="00697DB7" w:rsidRPr="008E6F27" w:rsidDel="00B97924" w:rsidRDefault="00697DB7" w:rsidP="002D6416">
      <w:pPr>
        <w:pStyle w:val="Bibliography"/>
        <w:rPr>
          <w:del w:id="967" w:author="Ed" w:date="2013-04-02T10:19:00Z"/>
        </w:rPr>
      </w:pPr>
      <w:del w:id="968" w:author="Ed" w:date="2013-04-02T10:19:00Z">
        <w:r w:rsidRPr="008E6F27" w:rsidDel="00B97924">
          <w:delText>[3]</w:delText>
        </w:r>
        <w:r w:rsidRPr="008E6F27" w:rsidDel="00B97924">
          <w:tab/>
          <w:delText xml:space="preserve">G. Garibotto, S. Masciangelo, P. Bassino, C. Coelho, A. Pavan, and M. Marson, “Industrial exploitation of computer vision in logistic automation: autonomous control of an intelligent forklift truck,” in </w:delText>
        </w:r>
        <w:r w:rsidRPr="008E6F27" w:rsidDel="00B97924">
          <w:rPr>
            <w:i/>
            <w:iCs/>
          </w:rPr>
          <w:delText>1998 IEEE International Conference on Robotics and Automation, 1998. Proceedings</w:delText>
        </w:r>
        <w:r w:rsidRPr="008E6F27" w:rsidDel="00B97924">
          <w:delText>, 1998, vol. 2, pp. 1459–1464 vol.2.</w:delText>
        </w:r>
      </w:del>
    </w:p>
    <w:p w:rsidR="00697DB7" w:rsidRPr="008E6F27" w:rsidDel="00B97924" w:rsidRDefault="00697DB7" w:rsidP="00FC6366">
      <w:pPr>
        <w:pStyle w:val="Bibliography"/>
        <w:rPr>
          <w:del w:id="969" w:author="Ed" w:date="2013-04-02T10:19:00Z"/>
        </w:rPr>
      </w:pPr>
      <w:del w:id="970" w:author="Ed" w:date="2013-04-02T10:19:00Z">
        <w:r w:rsidRPr="008E6F27" w:rsidDel="00B97924">
          <w:delText>[4]</w:delText>
        </w:r>
        <w:r w:rsidRPr="008E6F27" w:rsidDel="00B97924">
          <w:tab/>
          <w:delText>“Kiva vs. Automated Guided Vehicles.” [Online]. Available: http://www.kivasystems.com/solutions/kiva-vs-traditional/solutionskiva-vs-traditionalkiva-vs-agvs/. [Accessed: 22-Mar-2013].</w:delText>
        </w:r>
      </w:del>
    </w:p>
    <w:p w:rsidR="00697DB7" w:rsidRPr="008E6F27" w:rsidDel="00B97924" w:rsidRDefault="00697DB7" w:rsidP="00FC6366">
      <w:pPr>
        <w:pStyle w:val="Bibliography"/>
        <w:rPr>
          <w:del w:id="971" w:author="Ed" w:date="2013-04-02T10:19:00Z"/>
        </w:rPr>
      </w:pPr>
      <w:del w:id="972" w:author="Ed" w:date="2013-04-02T10:19:00Z">
        <w:r w:rsidRPr="008E6F27" w:rsidDel="00B97924">
          <w:delText>[5]</w:delText>
        </w:r>
        <w:r w:rsidRPr="008E6F27" w:rsidDel="00B97924">
          <w:tab/>
          <w:delText xml:space="preserve">R. D”Andrea and P. Wurman, “Future challenges of coordinating hundreds of autonomous vehicles in distribution facilities,” in </w:delText>
        </w:r>
        <w:r w:rsidRPr="008E6F27" w:rsidDel="00B97924">
          <w:rPr>
            <w:i/>
            <w:iCs/>
          </w:rPr>
          <w:delText>IEEE International Conference on Technologies for Practical Robot Applications, 2008. TePRA 2008</w:delText>
        </w:r>
        <w:r w:rsidRPr="008E6F27" w:rsidDel="00B97924">
          <w:delText>, Nov., pp. 80–83.</w:delText>
        </w:r>
      </w:del>
    </w:p>
    <w:p w:rsidR="00697DB7" w:rsidRPr="008E6F27" w:rsidDel="00B97924" w:rsidRDefault="00697DB7" w:rsidP="00FC6366">
      <w:pPr>
        <w:pStyle w:val="Bibliography"/>
        <w:rPr>
          <w:del w:id="973" w:author="Ed" w:date="2013-04-02T10:19:00Z"/>
        </w:rPr>
      </w:pPr>
      <w:del w:id="974" w:author="Ed" w:date="2013-04-02T10:19:00Z">
        <w:r w:rsidRPr="008E6F27" w:rsidDel="00B97924">
          <w:delText>[6]</w:delText>
        </w:r>
        <w:r w:rsidRPr="008E6F27" w:rsidDel="00B97924">
          <w:tab/>
          <w:delText xml:space="preserve">R. Bischoff, U. Huggenberger, and E. Prassler, “KUKA youBot - a mobile manipulator for research and education,” in </w:delText>
        </w:r>
        <w:r w:rsidRPr="008E6F27" w:rsidDel="00B97924">
          <w:rPr>
            <w:i/>
            <w:iCs/>
          </w:rPr>
          <w:delText>2011 IEEE International Conference on Robotics and Automation (ICRA)</w:delText>
        </w:r>
        <w:r w:rsidRPr="008E6F27" w:rsidDel="00B97924">
          <w:delText>, May, pp. 1–4.</w:delText>
        </w:r>
      </w:del>
    </w:p>
    <w:p w:rsidR="00697DB7" w:rsidRPr="008E6F27" w:rsidDel="00B97924" w:rsidRDefault="00697DB7" w:rsidP="00FC6366">
      <w:pPr>
        <w:pStyle w:val="Bibliography"/>
        <w:rPr>
          <w:del w:id="975" w:author="Ed" w:date="2013-04-02T10:19:00Z"/>
        </w:rPr>
      </w:pPr>
      <w:del w:id="976" w:author="Ed" w:date="2013-04-02T10:19:00Z">
        <w:r w:rsidRPr="008E6F27" w:rsidDel="00B97924">
          <w:delText>[7]</w:delText>
        </w:r>
        <w:r w:rsidRPr="008E6F27" w:rsidDel="00B97924">
          <w:tab/>
          <w:delText xml:space="preserve">C. Cosma, M. Confente, M. Governo, and P. Fiorini, “An autonomous robot for indoor light logistics,” in </w:delText>
        </w:r>
        <w:r w:rsidRPr="008E6F27" w:rsidDel="00B97924">
          <w:rPr>
            <w:i/>
            <w:iCs/>
          </w:rPr>
          <w:delText>2004 IEEE/RSJ International Conference on Intelligent Robots and Systems, 2004. (IROS 2004). Proceedings</w:delText>
        </w:r>
        <w:r w:rsidRPr="008E6F27" w:rsidDel="00B97924">
          <w:delText>, Sept.-2 Oct., vol. 3, pp. 3003–3008 vol.3.</w:delText>
        </w:r>
      </w:del>
    </w:p>
    <w:p w:rsidR="00697DB7" w:rsidRPr="008E6F27" w:rsidDel="00B97924" w:rsidRDefault="00697DB7" w:rsidP="00FC6366">
      <w:pPr>
        <w:pStyle w:val="Bibliography"/>
        <w:rPr>
          <w:del w:id="977" w:author="Ed" w:date="2013-04-02T10:19:00Z"/>
        </w:rPr>
      </w:pPr>
      <w:del w:id="978" w:author="Ed" w:date="2013-04-02T10:19:00Z">
        <w:r w:rsidRPr="008E6F27" w:rsidDel="00B97924">
          <w:delText>[8]</w:delText>
        </w:r>
        <w:r w:rsidRPr="008E6F27" w:rsidDel="00B97924">
          <w:tab/>
          <w:delText xml:space="preserve">A. Hermann, Z. Xue, S. W. Ruhl, and R. Dillmann, “Hardware and software architecture of a bimanual mobile manipulator for industrial application,” in </w:delText>
        </w:r>
        <w:r w:rsidRPr="008E6F27" w:rsidDel="00B97924">
          <w:rPr>
            <w:i/>
            <w:iCs/>
          </w:rPr>
          <w:delText>2011 IEEE International Conference on Robotics and Biomimetics (ROBIO)</w:delText>
        </w:r>
        <w:r w:rsidRPr="008E6F27" w:rsidDel="00B97924">
          <w:delText>, Dec., pp. 2282–2288.</w:delText>
        </w:r>
      </w:del>
    </w:p>
    <w:p w:rsidR="00697DB7" w:rsidRPr="008E6F27" w:rsidDel="00B97924" w:rsidRDefault="00697DB7" w:rsidP="00FC6366">
      <w:pPr>
        <w:pStyle w:val="Bibliography"/>
        <w:rPr>
          <w:del w:id="979" w:author="Ed" w:date="2013-04-02T10:19:00Z"/>
        </w:rPr>
      </w:pPr>
      <w:del w:id="980" w:author="Ed" w:date="2013-04-02T10:19:00Z">
        <w:r w:rsidRPr="008E6F27" w:rsidDel="00B97924">
          <w:delText>[9]</w:delText>
        </w:r>
        <w:r w:rsidRPr="008E6F27" w:rsidDel="00B97924">
          <w:tab/>
          <w:delText>Samlex America, “DC-DC Step Down Converters Model SDC-15.” .</w:delText>
        </w:r>
      </w:del>
    </w:p>
    <w:p w:rsidR="00697DB7" w:rsidRPr="008E6F27" w:rsidDel="00B97924" w:rsidRDefault="00697DB7" w:rsidP="00FC6366">
      <w:pPr>
        <w:pStyle w:val="Bibliography"/>
        <w:rPr>
          <w:del w:id="981" w:author="Ed" w:date="2013-04-02T10:19:00Z"/>
        </w:rPr>
      </w:pPr>
      <w:del w:id="982" w:author="Ed" w:date="2013-04-02T10:19:00Z">
        <w:r w:rsidRPr="008E6F27" w:rsidDel="00B97924">
          <w:delText>[10]</w:delText>
        </w:r>
        <w:r w:rsidRPr="008E6F27" w:rsidDel="00B97924">
          <w:tab/>
          <w:delText>Eric Perko, “Precision Navigation for Indoor Mobile Robots,” Masters, Case Western Reserve University, Cleveland, OH, 2013.</w:delText>
        </w:r>
      </w:del>
    </w:p>
    <w:p w:rsidR="00697DB7" w:rsidRPr="008E6F27" w:rsidDel="00B97924" w:rsidRDefault="00697DB7" w:rsidP="00FC6366">
      <w:pPr>
        <w:pStyle w:val="Bibliography"/>
        <w:rPr>
          <w:del w:id="983" w:author="Ed" w:date="2013-04-02T10:19:00Z"/>
        </w:rPr>
      </w:pPr>
      <w:del w:id="984" w:author="Ed" w:date="2013-04-02T10:19:00Z">
        <w:r w:rsidRPr="008E6F27" w:rsidDel="00B97924">
          <w:lastRenderedPageBreak/>
          <w:delText>[11]</w:delText>
        </w:r>
        <w:r w:rsidRPr="008E6F27" w:rsidDel="00B97924">
          <w:tab/>
          <w:delText>“ROS/Concepts - ROS Wiki.” [Online]. Available: http://www.ros.org/wiki/ROS/Concepts. [Accessed: 22-Mar-2013].</w:delText>
        </w:r>
      </w:del>
    </w:p>
    <w:p w:rsidR="00697DB7" w:rsidRPr="008E6F27" w:rsidDel="00B97924" w:rsidRDefault="00697DB7" w:rsidP="00114619">
      <w:pPr>
        <w:pStyle w:val="Bibliography"/>
        <w:rPr>
          <w:del w:id="985" w:author="Ed" w:date="2013-04-02T10:19:00Z"/>
        </w:rPr>
      </w:pPr>
      <w:del w:id="986" w:author="Ed" w:date="2013-04-02T10:19:00Z">
        <w:r w:rsidRPr="008E6F27" w:rsidDel="00B97924">
          <w:delText>[12]</w:delText>
        </w:r>
        <w:r w:rsidRPr="008E6F27" w:rsidDel="00B97924">
          <w:tab/>
          <w:delText>“actionlib - ROS Wiki.” [Online]. Available: http://www.ros.org/wiki/actionlib. [Accessed: 22-Mar-2013].</w:delText>
        </w:r>
      </w:del>
    </w:p>
    <w:p w:rsidR="00697DB7" w:rsidRPr="008E6F27" w:rsidDel="00B97924" w:rsidRDefault="00697DB7" w:rsidP="00114619">
      <w:pPr>
        <w:pStyle w:val="Bibliography"/>
        <w:rPr>
          <w:del w:id="987" w:author="Ed" w:date="2013-04-02T10:19:00Z"/>
        </w:rPr>
      </w:pPr>
      <w:del w:id="988" w:author="Ed" w:date="2013-04-02T10:19:00Z">
        <w:r w:rsidRPr="008E6F27" w:rsidDel="00B97924">
          <w:delText>[13]</w:delText>
        </w:r>
        <w:r w:rsidRPr="008E6F27" w:rsidDel="00B97924">
          <w:tab/>
          <w:delText>C. Rockey, E. Perko, and Ben Ballard, “HARLIE,” IGVC, May 2010.</w:delText>
        </w:r>
      </w:del>
    </w:p>
    <w:p w:rsidR="00697DB7" w:rsidRPr="008E6F27" w:rsidDel="00B97924" w:rsidRDefault="00697DB7" w:rsidP="00114619">
      <w:pPr>
        <w:pStyle w:val="Bibliography"/>
        <w:rPr>
          <w:del w:id="989" w:author="Ed" w:date="2013-04-02T10:19:00Z"/>
        </w:rPr>
      </w:pPr>
      <w:del w:id="990" w:author="Ed" w:date="2013-04-02T10:19:00Z">
        <w:r w:rsidRPr="008E6F27" w:rsidDel="00B97924">
          <w:delText>[14]</w:delText>
        </w:r>
        <w:r w:rsidRPr="008E6F27" w:rsidDel="00B97924">
          <w:tab/>
          <w:delText>Shaun Edwards and Chris Lewis, “ROS-Industrial – Applying the Robot Operating System (ROS) to Industrial Applications,” presented at the ICRA ECHORD Workshop, St. Paul, Minnesota, USA, 2012.</w:delText>
        </w:r>
      </w:del>
    </w:p>
    <w:p w:rsidR="00697DB7" w:rsidRPr="008E6F27" w:rsidDel="00B97924" w:rsidRDefault="00697DB7" w:rsidP="00114619">
      <w:pPr>
        <w:pStyle w:val="Bibliography"/>
        <w:rPr>
          <w:del w:id="991" w:author="Ed" w:date="2013-04-02T10:19:00Z"/>
        </w:rPr>
      </w:pPr>
      <w:del w:id="992" w:author="Ed" w:date="2013-04-02T10:19:00Z">
        <w:r w:rsidRPr="008E6F27" w:rsidDel="00B97924">
          <w:delText>[15]</w:delText>
        </w:r>
        <w:r w:rsidRPr="008E6F27" w:rsidDel="00B97924">
          <w:tab/>
          <w:delText xml:space="preserve">E. Venator, Gregory Lee, and W. Newman, “Hardware and Software Architecture of </w:delText>
        </w:r>
      </w:del>
      <w:del w:id="993" w:author="Ed" w:date="2013-04-01T14:14:00Z">
        <w:r w:rsidRPr="008E6F27" w:rsidDel="00C26887">
          <w:delText>ABBY</w:delText>
        </w:r>
      </w:del>
      <w:del w:id="994" w:author="Ed" w:date="2013-04-02T10:19:00Z">
        <w:r w:rsidRPr="008E6F27" w:rsidDel="00B97924">
          <w:delText>: An Industrial Mobile Manipulator,” presented at the IEEE International Conference on Automation Science and Engineering (Submitted), Madison, WI, USA, 2013.</w:delText>
        </w:r>
      </w:del>
    </w:p>
    <w:p w:rsidR="00697DB7" w:rsidRPr="008E6F27" w:rsidDel="00B97924" w:rsidRDefault="00697DB7" w:rsidP="00114619">
      <w:pPr>
        <w:pStyle w:val="Bibliography"/>
        <w:rPr>
          <w:del w:id="995" w:author="Ed" w:date="2013-04-02T10:19:00Z"/>
        </w:rPr>
      </w:pPr>
      <w:del w:id="996" w:author="Ed" w:date="2013-04-02T10:19:00Z">
        <w:r w:rsidRPr="008E6F27" w:rsidDel="00B97924">
          <w:delText>[16]</w:delText>
        </w:r>
        <w:r w:rsidRPr="008E6F27" w:rsidDel="00B97924">
          <w:tab/>
          <w:delText xml:space="preserve">E. Venator, “Rosserial Service ‘Failed to parse subscriber’ - ROS Answers,” </w:delText>
        </w:r>
        <w:r w:rsidRPr="008E6F27" w:rsidDel="00B97924">
          <w:rPr>
            <w:i/>
            <w:iCs/>
          </w:rPr>
          <w:delText>ROS Answers</w:delText>
        </w:r>
        <w:r w:rsidRPr="008E6F27" w:rsidDel="00B97924">
          <w:delText>. [Online]. Available: http://answers.ros.org/question/48548/rosserial-service-failed-to-parse-subscriber/. [Accessed: 22-Mar-2013].</w:delText>
        </w:r>
      </w:del>
    </w:p>
    <w:p w:rsidR="00697DB7" w:rsidRPr="008E6F27" w:rsidDel="00B97924" w:rsidRDefault="00697DB7">
      <w:pPr>
        <w:pStyle w:val="Bibliography"/>
        <w:rPr>
          <w:del w:id="997" w:author="Ed" w:date="2013-04-02T10:19:00Z"/>
        </w:rPr>
      </w:pPr>
      <w:del w:id="998" w:author="Ed" w:date="2013-04-02T10:19:00Z">
        <w:r w:rsidRPr="008E6F27" w:rsidDel="00B97924">
          <w:delText>[17]</w:delText>
        </w:r>
        <w:r w:rsidRPr="008E6F27" w:rsidDel="00B97924">
          <w:tab/>
          <w:delText xml:space="preserve">E. Venator, “rosserial,” </w:delText>
        </w:r>
        <w:r w:rsidRPr="008E6F27" w:rsidDel="00B97924">
          <w:rPr>
            <w:i/>
            <w:iCs/>
          </w:rPr>
          <w:delText>GitHub</w:delText>
        </w:r>
        <w:r w:rsidRPr="008E6F27" w:rsidDel="00B97924">
          <w:delText>. [Online]. Available: https://github.com/evenator/rosserial. [Accessed: 22-Mar-2013].</w:delText>
        </w:r>
      </w:del>
    </w:p>
    <w:p w:rsidR="00697DB7" w:rsidRPr="008E6F27" w:rsidDel="00B97924" w:rsidRDefault="00697DB7">
      <w:pPr>
        <w:pStyle w:val="Bibliography"/>
        <w:rPr>
          <w:del w:id="999" w:author="Ed" w:date="2013-04-02T10:19:00Z"/>
        </w:rPr>
      </w:pPr>
      <w:del w:id="1000" w:author="Ed" w:date="2013-04-02T10:19:00Z">
        <w:r w:rsidRPr="008E6F27" w:rsidDel="00B97924">
          <w:delText>[18]</w:delText>
        </w:r>
        <w:r w:rsidRPr="008E6F27" w:rsidDel="00B97924">
          <w:tab/>
          <w:delText xml:space="preserve">S. Thrun, W. Burgard, and D. Fox, </w:delText>
        </w:r>
        <w:r w:rsidRPr="008E6F27" w:rsidDel="00B97924">
          <w:rPr>
            <w:i/>
            <w:iCs/>
          </w:rPr>
          <w:delText>Probabilistic Robotics</w:delText>
        </w:r>
        <w:r w:rsidRPr="008E6F27" w:rsidDel="00B97924">
          <w:delText>. The MIT Press, 2005.</w:delText>
        </w:r>
      </w:del>
    </w:p>
    <w:p w:rsidR="00697DB7" w:rsidRPr="008E6F27" w:rsidDel="00B97924" w:rsidRDefault="00697DB7">
      <w:pPr>
        <w:pStyle w:val="Bibliography"/>
        <w:rPr>
          <w:del w:id="1001" w:author="Ed" w:date="2013-04-02T10:19:00Z"/>
        </w:rPr>
      </w:pPr>
      <w:del w:id="1002" w:author="Ed" w:date="2013-04-02T10:19:00Z">
        <w:r w:rsidRPr="008E6F27" w:rsidDel="00B97924">
          <w:delText>[19]</w:delText>
        </w:r>
        <w:r w:rsidRPr="008E6F27" w:rsidDel="00B97924">
          <w:tab/>
          <w:delText>Tony Yanick, Chase Nemeth, Beom Koh, and Avinash Karamchandani, “ALEN,” 20009.</w:delText>
        </w:r>
      </w:del>
    </w:p>
    <w:p w:rsidR="00697DB7" w:rsidRPr="008E6F27" w:rsidDel="00B97924" w:rsidRDefault="00697DB7">
      <w:pPr>
        <w:pStyle w:val="Bibliography"/>
        <w:rPr>
          <w:del w:id="1003" w:author="Ed" w:date="2013-04-02T10:19:00Z"/>
        </w:rPr>
      </w:pPr>
      <w:del w:id="1004" w:author="Ed" w:date="2013-04-02T10:19:00Z">
        <w:r w:rsidRPr="008E6F27" w:rsidDel="00B97924">
          <w:delText>[20]</w:delText>
        </w:r>
        <w:r w:rsidRPr="008E6F27" w:rsidDel="00B97924">
          <w:tab/>
          <w:delText>“navfn - ROS Wiki.” [Online]. Available: http://www.ros.org/wiki/navfn. [Accessed: 13-Feb-2013].</w:delText>
        </w:r>
      </w:del>
    </w:p>
    <w:p w:rsidR="00697DB7" w:rsidRPr="008E6F27" w:rsidDel="00B97924" w:rsidRDefault="00697DB7">
      <w:pPr>
        <w:pStyle w:val="Bibliography"/>
        <w:rPr>
          <w:del w:id="1005" w:author="Ed" w:date="2013-04-02T10:19:00Z"/>
        </w:rPr>
      </w:pPr>
      <w:del w:id="1006" w:author="Ed" w:date="2013-04-02T10:19:00Z">
        <w:r w:rsidRPr="008E6F27" w:rsidDel="00B97924">
          <w:delText>[21]</w:delText>
        </w:r>
        <w:r w:rsidRPr="008E6F27" w:rsidDel="00B97924">
          <w:tab/>
          <w:delText xml:space="preserve">E. W. Dijkstra, “A note on two problems in connexion with graphs,” </w:delText>
        </w:r>
        <w:r w:rsidRPr="008E6F27" w:rsidDel="00B97924">
          <w:rPr>
            <w:i/>
            <w:iCs/>
          </w:rPr>
          <w:delText>Numer. Math.</w:delText>
        </w:r>
        <w:r w:rsidRPr="008E6F27" w:rsidDel="00B97924">
          <w:delText>, vol. 1, no. 1, pp. 269–271, Dec. 1959.</w:delText>
        </w:r>
      </w:del>
    </w:p>
    <w:p w:rsidR="00697DB7" w:rsidRPr="008E6F27" w:rsidDel="00B97924" w:rsidRDefault="00697DB7">
      <w:pPr>
        <w:pStyle w:val="Bibliography"/>
        <w:rPr>
          <w:del w:id="1007" w:author="Ed" w:date="2013-04-02T10:19:00Z"/>
        </w:rPr>
      </w:pPr>
      <w:del w:id="1008" w:author="Ed" w:date="2013-04-02T10:19:00Z">
        <w:r w:rsidRPr="008E6F27" w:rsidDel="00B97924">
          <w:delText>[22]</w:delText>
        </w:r>
        <w:r w:rsidRPr="008E6F27" w:rsidDel="00B97924">
          <w:tab/>
          <w:delText>“carrot_planner - ROS Wiki.” [Online]. Available: http://www.ros.org/wiki/carrot_planner. [Accessed: 22-Mar-2013].</w:delText>
        </w:r>
      </w:del>
    </w:p>
    <w:p w:rsidR="00697DB7" w:rsidRPr="008E6F27" w:rsidDel="00B97924" w:rsidRDefault="00697DB7">
      <w:pPr>
        <w:pStyle w:val="Bibliography"/>
        <w:rPr>
          <w:del w:id="1009" w:author="Ed" w:date="2013-04-02T10:19:00Z"/>
        </w:rPr>
      </w:pPr>
      <w:del w:id="1010" w:author="Ed" w:date="2013-04-02T10:19:00Z">
        <w:r w:rsidRPr="008E6F27" w:rsidDel="00B97924">
          <w:delText>[23]</w:delText>
        </w:r>
        <w:r w:rsidRPr="008E6F27" w:rsidDel="00B97924">
          <w:tab/>
          <w:delText>“Kinematic and Dynamic Solvers | The Orocos Project.” [Online]. Available: http://www.orocos.org/kdl/UserManual/kinematic_solvers. [Accessed: 20-Mar-2013].</w:delText>
        </w:r>
      </w:del>
    </w:p>
    <w:p w:rsidR="00697DB7" w:rsidRPr="008E6F27" w:rsidDel="00B97924" w:rsidRDefault="00697DB7">
      <w:pPr>
        <w:pStyle w:val="Bibliography"/>
        <w:rPr>
          <w:del w:id="1011" w:author="Ed" w:date="2013-04-02T10:19:00Z"/>
        </w:rPr>
      </w:pPr>
      <w:del w:id="1012" w:author="Ed" w:date="2013-04-02T10:19:00Z">
        <w:r w:rsidRPr="008E6F27" w:rsidDel="00B97924">
          <w:delText>[24]</w:delText>
        </w:r>
        <w:r w:rsidRPr="008E6F27" w:rsidDel="00B97924">
          <w:tab/>
          <w:delText>“OpenRAVE | ikfast Module | OpenRAVE Documentation.” [Online]. Available: http://openrave.org/docs/latest_stable/openravepy/ikfast/#ikfast-the-robot-kinematics-compiler. [Accessed: 20-Mar-2013].</w:delText>
        </w:r>
      </w:del>
    </w:p>
    <w:p w:rsidR="00697DB7" w:rsidRPr="008E6F27" w:rsidDel="00B97924" w:rsidRDefault="00697DB7">
      <w:pPr>
        <w:pStyle w:val="Bibliography"/>
        <w:rPr>
          <w:del w:id="1013" w:author="Ed" w:date="2013-04-02T10:19:00Z"/>
        </w:rPr>
      </w:pPr>
      <w:del w:id="1014" w:author="Ed" w:date="2013-04-02T10:19:00Z">
        <w:r w:rsidRPr="008E6F27" w:rsidDel="00B97924">
          <w:delText>[25]</w:delText>
        </w:r>
        <w:r w:rsidRPr="008E6F27" w:rsidDel="00B97924">
          <w:tab/>
          <w:delText xml:space="preserve">G. Sánchez and J.-C. Latombe, “A Single-Query Bi-Directional Probabilistic Roadmap Planner with Lazy Collision Checking,” in </w:delText>
        </w:r>
        <w:r w:rsidRPr="008E6F27" w:rsidDel="00B97924">
          <w:rPr>
            <w:i/>
            <w:iCs/>
          </w:rPr>
          <w:delText>Robotics Research</w:delText>
        </w:r>
        <w:r w:rsidRPr="008E6F27" w:rsidDel="00B97924">
          <w:delText>, P. R. A. Jarvis and P. A. Zelinsky, Eds. Springer Berlin Heidelberg, 2003, pp. 403–417.</w:delText>
        </w:r>
      </w:del>
    </w:p>
    <w:p w:rsidR="00697DB7" w:rsidRPr="008E6F27" w:rsidDel="00B97924" w:rsidRDefault="00697DB7">
      <w:pPr>
        <w:pStyle w:val="Bibliography"/>
        <w:rPr>
          <w:del w:id="1015" w:author="Ed" w:date="2013-04-02T10:19:00Z"/>
        </w:rPr>
      </w:pPr>
      <w:del w:id="1016" w:author="Ed" w:date="2013-04-02T10:19:00Z">
        <w:r w:rsidRPr="008E6F27" w:rsidDel="00B97924">
          <w:delText>[26]</w:delText>
        </w:r>
        <w:r w:rsidRPr="008E6F27" w:rsidDel="00B97924">
          <w:tab/>
          <w:delText>“tabletop_object_detector - ROS Wiki.” [Online]. Available: http://www.ros.org/wiki/tabletop_object_detector. [Accessed: 17-Feb-2013].</w:delText>
        </w:r>
      </w:del>
    </w:p>
    <w:p w:rsidR="00697DB7" w:rsidRPr="008E6F27" w:rsidDel="00B97924" w:rsidRDefault="00697DB7">
      <w:pPr>
        <w:pStyle w:val="Bibliography"/>
        <w:rPr>
          <w:del w:id="1017" w:author="Ed" w:date="2013-04-02T10:19:00Z"/>
        </w:rPr>
      </w:pPr>
      <w:del w:id="1018" w:author="Ed" w:date="2013-04-02T10:19:00Z">
        <w:r w:rsidRPr="008E6F27" w:rsidDel="00B97924">
          <w:lastRenderedPageBreak/>
          <w:delText>[27]</w:delText>
        </w:r>
        <w:r w:rsidRPr="008E6F27" w:rsidDel="00B97924">
          <w:tab/>
          <w:delText>M. A. Fischler and R. C. Bolles, “Random Sample Consensus: A Paradigm for Model Fitting with Applications to Image Analysis and Automated Cartography,” AI Center, SRI International, 333 Ravenswood Ave., Menlo Park, CA 94025, 213, Mar. 1980.</w:delText>
        </w:r>
      </w:del>
    </w:p>
    <w:p w:rsidR="00697DB7" w:rsidRPr="008E6F27" w:rsidDel="00B97924" w:rsidRDefault="00697DB7">
      <w:pPr>
        <w:pStyle w:val="Bibliography"/>
        <w:rPr>
          <w:del w:id="1019" w:author="Ed" w:date="2013-04-02T10:19:00Z"/>
        </w:rPr>
      </w:pPr>
      <w:del w:id="1020" w:author="Ed" w:date="2013-04-02T10:19:00Z">
        <w:r w:rsidRPr="008E6F27" w:rsidDel="00B97924">
          <w:delText>[28]</w:delText>
        </w:r>
        <w:r w:rsidRPr="008E6F27" w:rsidDel="00B97924">
          <w:tab/>
          <w:delText>“QR code,” Wikipedia, the free encyclopedia. 21-Mar-2013.</w:delText>
        </w:r>
      </w:del>
    </w:p>
    <w:p w:rsidR="00697DB7" w:rsidRPr="008E6F27" w:rsidDel="00B97924" w:rsidRDefault="00697DB7">
      <w:pPr>
        <w:pStyle w:val="Bibliography"/>
        <w:rPr>
          <w:del w:id="1021" w:author="Ed" w:date="2013-04-02T10:19:00Z"/>
        </w:rPr>
      </w:pPr>
      <w:del w:id="1022" w:author="Ed" w:date="2013-04-02T10:19:00Z">
        <w:r w:rsidRPr="008E6F27" w:rsidDel="00B97924">
          <w:delText>[29]</w:delText>
        </w:r>
        <w:r w:rsidRPr="008E6F27" w:rsidDel="00B97924">
          <w:tab/>
          <w:delText>Chad Rockey, “LOW-COST SENSOR PACKAGE FOR SMART WHEELCHAIR OBSTACLE AVOIDANCE,” Masters, Case Western Reserve University, Cleveland, OH, 2012.</w:delText>
        </w:r>
      </w:del>
    </w:p>
    <w:p w:rsidR="00697DB7" w:rsidRPr="008E6F27" w:rsidDel="00B97924" w:rsidRDefault="00697DB7">
      <w:pPr>
        <w:pStyle w:val="Bibliography"/>
        <w:rPr>
          <w:del w:id="1023" w:author="Ed" w:date="2013-04-02T10:19:00Z"/>
        </w:rPr>
      </w:pPr>
      <w:del w:id="1024" w:author="Ed" w:date="2013-04-02T10:19:00Z">
        <w:r w:rsidRPr="008E6F27" w:rsidDel="00B97924">
          <w:delText>[30]</w:delText>
        </w:r>
        <w:r w:rsidRPr="008E6F27" w:rsidDel="00B97924">
          <w:tab/>
          <w:delText>rethink robotics, “baxter.” .</w:delText>
        </w:r>
      </w:del>
    </w:p>
    <w:p w:rsidR="00697DB7" w:rsidRPr="008E6F27" w:rsidDel="00B97924" w:rsidRDefault="00697DB7">
      <w:pPr>
        <w:pStyle w:val="Bibliography"/>
        <w:rPr>
          <w:del w:id="1025" w:author="Ed" w:date="2013-04-02T10:19:00Z"/>
        </w:rPr>
      </w:pPr>
      <w:del w:id="1026" w:author="Ed" w:date="2013-04-02T10:19:00Z">
        <w:r w:rsidRPr="008E6F27" w:rsidDel="00B97924">
          <w:delText>[31]</w:delText>
        </w:r>
        <w:r w:rsidRPr="008E6F27" w:rsidDel="00B97924">
          <w:tab/>
          <w:delText xml:space="preserve">W. Shackleford, R. Norcross, J. Marvel, and S. Szabo, “Integrating occlusion monitoring into human tracking for robot speed and separation monitoring,” in </w:delText>
        </w:r>
        <w:r w:rsidRPr="008E6F27" w:rsidDel="00B97924">
          <w:rPr>
            <w:i/>
            <w:iCs/>
          </w:rPr>
          <w:delText>Proceedings of the Workshop on Performance Metrics for Intelligent Systems</w:delText>
        </w:r>
        <w:r w:rsidRPr="008E6F27" w:rsidDel="00B97924">
          <w:delText>, New York, NY, USA, 2012, pp. 168–173.</w:delText>
        </w:r>
      </w:del>
    </w:p>
    <w:p w:rsidR="001047D9" w:rsidRDefault="0087344B" w:rsidP="001047D9">
      <w:pPr>
        <w:pStyle w:val="Heading1"/>
        <w:rPr>
          <w:ins w:id="1027" w:author="Ed" w:date="2013-04-03T11:52:00Z"/>
        </w:rPr>
      </w:pPr>
      <w:r>
        <w:lastRenderedPageBreak/>
        <w:fldChar w:fldCharType="end"/>
      </w:r>
      <w:bookmarkStart w:id="1028" w:name="_Toc352053882"/>
      <w:bookmarkStart w:id="1029" w:name="_Toc351997932"/>
      <w:bookmarkStart w:id="1030" w:name="_Ref352755563"/>
      <w:ins w:id="1031" w:author="Ed" w:date="2013-04-03T11:52:00Z">
        <w:r w:rsidR="001047D9">
          <w:t>Appendix 1: Bill of Materials</w:t>
        </w:r>
        <w:bookmarkEnd w:id="1030"/>
      </w:ins>
    </w:p>
    <w:tbl>
      <w:tblPr>
        <w:tblStyle w:val="TableGrid"/>
        <w:tblW w:w="0" w:type="auto"/>
        <w:tblInd w:w="14" w:type="dxa"/>
        <w:tblLook w:val="04A0" w:firstRow="1" w:lastRow="0" w:firstColumn="1" w:lastColumn="0" w:noHBand="0" w:noVBand="1"/>
        <w:tblPrChange w:id="1032" w:author="Ed" w:date="2013-04-03T12:27:00Z">
          <w:tblPr>
            <w:tblStyle w:val="TableGrid"/>
            <w:tblW w:w="0" w:type="auto"/>
            <w:tblInd w:w="14" w:type="dxa"/>
            <w:tblLook w:val="04A0" w:firstRow="1" w:lastRow="0" w:firstColumn="1" w:lastColumn="0" w:noHBand="0" w:noVBand="1"/>
          </w:tblPr>
        </w:tblPrChange>
      </w:tblPr>
      <w:tblGrid>
        <w:gridCol w:w="4864"/>
        <w:gridCol w:w="2879"/>
        <w:tblGridChange w:id="1033">
          <w:tblGrid>
            <w:gridCol w:w="14"/>
            <w:gridCol w:w="3070"/>
            <w:gridCol w:w="1794"/>
            <w:gridCol w:w="1085"/>
            <w:gridCol w:w="1794"/>
          </w:tblGrid>
        </w:tblGridChange>
      </w:tblGrid>
      <w:tr w:rsidR="00B161FC" w:rsidTr="00CA19BC">
        <w:trPr>
          <w:ins w:id="1034" w:author="Ed" w:date="2013-04-03T11:54:00Z"/>
          <w:trPrChange w:id="1035" w:author="Ed" w:date="2013-04-03T12:27:00Z">
            <w:trPr>
              <w:gridAfter w:val="0"/>
            </w:trPr>
          </w:trPrChange>
        </w:trPr>
        <w:tc>
          <w:tcPr>
            <w:tcW w:w="4864" w:type="dxa"/>
            <w:tcPrChange w:id="1036" w:author="Ed" w:date="2013-04-03T12:27:00Z">
              <w:tcPr>
                <w:tcW w:w="3084" w:type="dxa"/>
                <w:gridSpan w:val="2"/>
              </w:tcPr>
            </w:tcPrChange>
          </w:tcPr>
          <w:p w:rsidR="00B161FC" w:rsidRDefault="00CA19BC">
            <w:pPr>
              <w:pStyle w:val="NoSpacing"/>
              <w:jc w:val="left"/>
              <w:rPr>
                <w:ins w:id="1037" w:author="Ed" w:date="2013-04-03T11:54:00Z"/>
              </w:rPr>
              <w:pPrChange w:id="1038" w:author="Ed" w:date="2013-04-03T12:08:00Z">
                <w:pPr>
                  <w:pStyle w:val="NoSpacing"/>
                </w:pPr>
              </w:pPrChange>
            </w:pPr>
            <w:ins w:id="1039" w:author="Ed" w:date="2013-04-03T12:26:00Z">
              <w:r>
                <w:t>Item</w:t>
              </w:r>
            </w:ins>
          </w:p>
        </w:tc>
        <w:tc>
          <w:tcPr>
            <w:tcW w:w="2879" w:type="dxa"/>
            <w:tcPrChange w:id="1040" w:author="Ed" w:date="2013-04-03T12:27:00Z">
              <w:tcPr>
                <w:tcW w:w="2879" w:type="dxa"/>
                <w:gridSpan w:val="2"/>
              </w:tcPr>
            </w:tcPrChange>
          </w:tcPr>
          <w:p w:rsidR="00B161FC" w:rsidRDefault="00CA19BC" w:rsidP="001047D9">
            <w:pPr>
              <w:pStyle w:val="NoSpacing"/>
              <w:rPr>
                <w:ins w:id="1041" w:author="Ed" w:date="2013-04-03T11:54:00Z"/>
              </w:rPr>
            </w:pPr>
            <w:ins w:id="1042" w:author="Ed" w:date="2013-04-03T12:26:00Z">
              <w:r>
                <w:t>Cost</w:t>
              </w:r>
            </w:ins>
          </w:p>
        </w:tc>
      </w:tr>
      <w:tr w:rsidR="00B161FC" w:rsidTr="00CA19BC">
        <w:trPr>
          <w:ins w:id="1043" w:author="Ed" w:date="2013-04-03T11:53:00Z"/>
          <w:trPrChange w:id="1044" w:author="Ed" w:date="2013-04-03T12:27:00Z">
            <w:trPr>
              <w:gridAfter w:val="0"/>
            </w:trPr>
          </w:trPrChange>
        </w:trPr>
        <w:tc>
          <w:tcPr>
            <w:tcW w:w="4864" w:type="dxa"/>
            <w:tcPrChange w:id="1045" w:author="Ed" w:date="2013-04-03T12:27:00Z">
              <w:tcPr>
                <w:tcW w:w="3084" w:type="dxa"/>
                <w:gridSpan w:val="2"/>
              </w:tcPr>
            </w:tcPrChange>
          </w:tcPr>
          <w:p w:rsidR="00B161FC" w:rsidRDefault="00B161FC">
            <w:pPr>
              <w:pStyle w:val="NoSpacing"/>
              <w:jc w:val="left"/>
              <w:rPr>
                <w:ins w:id="1046" w:author="Ed" w:date="2013-04-03T11:53:00Z"/>
              </w:rPr>
              <w:pPrChange w:id="1047" w:author="Ed" w:date="2013-04-03T12:12:00Z">
                <w:pPr>
                  <w:ind w:left="0"/>
                </w:pPr>
              </w:pPrChange>
            </w:pPr>
            <w:ins w:id="1048" w:author="Ed" w:date="2013-04-03T12:12:00Z">
              <w:r>
                <w:t>Wheelchair</w:t>
              </w:r>
            </w:ins>
            <w:ins w:id="1049" w:author="Ed" w:date="2013-04-03T11:53:00Z">
              <w:r>
                <w:t xml:space="preserve"> Base</w:t>
              </w:r>
            </w:ins>
          </w:p>
        </w:tc>
        <w:tc>
          <w:tcPr>
            <w:tcW w:w="2879" w:type="dxa"/>
            <w:tcPrChange w:id="1050" w:author="Ed" w:date="2013-04-03T12:27:00Z">
              <w:tcPr>
                <w:tcW w:w="2879" w:type="dxa"/>
                <w:gridSpan w:val="2"/>
              </w:tcPr>
            </w:tcPrChange>
          </w:tcPr>
          <w:p w:rsidR="00B161FC" w:rsidRDefault="00B161FC">
            <w:pPr>
              <w:pStyle w:val="NoSpacing"/>
              <w:jc w:val="right"/>
              <w:rPr>
                <w:ins w:id="1051" w:author="Ed" w:date="2013-04-03T11:53:00Z"/>
              </w:rPr>
              <w:pPrChange w:id="1052" w:author="Ed" w:date="2013-04-03T12:27:00Z">
                <w:pPr>
                  <w:ind w:left="0"/>
                </w:pPr>
              </w:pPrChange>
            </w:pPr>
            <w:ins w:id="1053" w:author="Ed" w:date="2013-04-03T12:08:00Z">
              <w:r>
                <w:t>$3000</w:t>
              </w:r>
            </w:ins>
          </w:p>
        </w:tc>
      </w:tr>
      <w:tr w:rsidR="00B161FC" w:rsidTr="00CA19BC">
        <w:trPr>
          <w:ins w:id="1054" w:author="Ed" w:date="2013-04-03T12:06:00Z"/>
          <w:trPrChange w:id="1055" w:author="Ed" w:date="2013-04-03T12:27:00Z">
            <w:trPr>
              <w:gridAfter w:val="0"/>
            </w:trPr>
          </w:trPrChange>
        </w:trPr>
        <w:tc>
          <w:tcPr>
            <w:tcW w:w="4864" w:type="dxa"/>
            <w:tcPrChange w:id="1056" w:author="Ed" w:date="2013-04-03T12:27:00Z">
              <w:tcPr>
                <w:tcW w:w="3084" w:type="dxa"/>
                <w:gridSpan w:val="2"/>
              </w:tcPr>
            </w:tcPrChange>
          </w:tcPr>
          <w:p w:rsidR="00B161FC" w:rsidRDefault="00B161FC">
            <w:pPr>
              <w:pStyle w:val="NoSpacing"/>
              <w:jc w:val="left"/>
              <w:rPr>
                <w:ins w:id="1057" w:author="Ed" w:date="2013-04-03T12:06:00Z"/>
              </w:rPr>
              <w:pPrChange w:id="1058" w:author="Ed" w:date="2013-04-03T12:08:00Z">
                <w:pPr>
                  <w:pStyle w:val="NoSpacing"/>
                </w:pPr>
              </w:pPrChange>
            </w:pPr>
            <w:ins w:id="1059" w:author="Ed" w:date="2013-04-03T12:06:00Z">
              <w:r>
                <w:t>Batteries</w:t>
              </w:r>
            </w:ins>
          </w:p>
        </w:tc>
        <w:tc>
          <w:tcPr>
            <w:tcW w:w="2879" w:type="dxa"/>
            <w:tcPrChange w:id="1060" w:author="Ed" w:date="2013-04-03T12:27:00Z">
              <w:tcPr>
                <w:tcW w:w="2879" w:type="dxa"/>
                <w:gridSpan w:val="2"/>
              </w:tcPr>
            </w:tcPrChange>
          </w:tcPr>
          <w:p w:rsidR="00B161FC" w:rsidRDefault="00B161FC">
            <w:pPr>
              <w:pStyle w:val="NoSpacing"/>
              <w:jc w:val="right"/>
              <w:rPr>
                <w:ins w:id="1061" w:author="Ed" w:date="2013-04-03T12:06:00Z"/>
              </w:rPr>
              <w:pPrChange w:id="1062" w:author="Ed" w:date="2013-04-03T12:27:00Z">
                <w:pPr>
                  <w:pStyle w:val="NoSpacing"/>
                </w:pPr>
              </w:pPrChange>
            </w:pPr>
            <w:ins w:id="1063" w:author="Ed" w:date="2013-04-03T12:08:00Z">
              <w:r>
                <w:t>$400</w:t>
              </w:r>
            </w:ins>
          </w:p>
        </w:tc>
      </w:tr>
      <w:tr w:rsidR="00B161FC" w:rsidTr="00CA19BC">
        <w:trPr>
          <w:ins w:id="1064" w:author="Ed" w:date="2013-04-03T11:53:00Z"/>
          <w:trPrChange w:id="1065" w:author="Ed" w:date="2013-04-03T12:27:00Z">
            <w:trPr>
              <w:gridAfter w:val="0"/>
            </w:trPr>
          </w:trPrChange>
        </w:trPr>
        <w:tc>
          <w:tcPr>
            <w:tcW w:w="4864" w:type="dxa"/>
            <w:tcPrChange w:id="1066" w:author="Ed" w:date="2013-04-03T12:27:00Z">
              <w:tcPr>
                <w:tcW w:w="3084" w:type="dxa"/>
                <w:gridSpan w:val="2"/>
              </w:tcPr>
            </w:tcPrChange>
          </w:tcPr>
          <w:p w:rsidR="00B161FC" w:rsidRDefault="00B161FC">
            <w:pPr>
              <w:pStyle w:val="NoSpacing"/>
              <w:jc w:val="left"/>
              <w:rPr>
                <w:ins w:id="1067" w:author="Ed" w:date="2013-04-03T11:53:00Z"/>
              </w:rPr>
              <w:pPrChange w:id="1068" w:author="Ed" w:date="2013-04-03T12:08:00Z">
                <w:pPr>
                  <w:ind w:left="0"/>
                </w:pPr>
              </w:pPrChange>
            </w:pPr>
            <w:ins w:id="1069" w:author="Ed" w:date="2013-04-03T11:54:00Z">
              <w:r>
                <w:t>Chassis Frame Materials</w:t>
              </w:r>
            </w:ins>
          </w:p>
        </w:tc>
        <w:tc>
          <w:tcPr>
            <w:tcW w:w="2879" w:type="dxa"/>
            <w:tcPrChange w:id="1070" w:author="Ed" w:date="2013-04-03T12:27:00Z">
              <w:tcPr>
                <w:tcW w:w="2879" w:type="dxa"/>
                <w:gridSpan w:val="2"/>
              </w:tcPr>
            </w:tcPrChange>
          </w:tcPr>
          <w:p w:rsidR="00B161FC" w:rsidRDefault="00B161FC">
            <w:pPr>
              <w:pStyle w:val="NoSpacing"/>
              <w:jc w:val="right"/>
              <w:rPr>
                <w:ins w:id="1071" w:author="Ed" w:date="2013-04-03T11:53:00Z"/>
              </w:rPr>
              <w:pPrChange w:id="1072" w:author="Ed" w:date="2013-04-03T12:27:00Z">
                <w:pPr>
                  <w:ind w:left="0"/>
                </w:pPr>
              </w:pPrChange>
            </w:pPr>
            <w:ins w:id="1073" w:author="Ed" w:date="2013-04-03T12:08:00Z">
              <w:r>
                <w:t>$1000</w:t>
              </w:r>
            </w:ins>
          </w:p>
        </w:tc>
      </w:tr>
      <w:tr w:rsidR="00B161FC" w:rsidTr="00CA19BC">
        <w:trPr>
          <w:ins w:id="1074" w:author="Ed" w:date="2013-04-03T11:53:00Z"/>
          <w:trPrChange w:id="1075" w:author="Ed" w:date="2013-04-03T12:27:00Z">
            <w:trPr>
              <w:gridAfter w:val="0"/>
            </w:trPr>
          </w:trPrChange>
        </w:trPr>
        <w:tc>
          <w:tcPr>
            <w:tcW w:w="4864" w:type="dxa"/>
            <w:tcPrChange w:id="1076" w:author="Ed" w:date="2013-04-03T12:27:00Z">
              <w:tcPr>
                <w:tcW w:w="3084" w:type="dxa"/>
                <w:gridSpan w:val="2"/>
              </w:tcPr>
            </w:tcPrChange>
          </w:tcPr>
          <w:p w:rsidR="00B161FC" w:rsidRDefault="00B161FC">
            <w:pPr>
              <w:pStyle w:val="NoSpacing"/>
              <w:jc w:val="left"/>
              <w:rPr>
                <w:ins w:id="1077" w:author="Ed" w:date="2013-04-03T11:53:00Z"/>
              </w:rPr>
              <w:pPrChange w:id="1078" w:author="Ed" w:date="2013-04-03T12:08:00Z">
                <w:pPr>
                  <w:ind w:left="0"/>
                </w:pPr>
              </w:pPrChange>
            </w:pPr>
            <w:ins w:id="1079" w:author="Ed" w:date="2013-04-03T11:54:00Z">
              <w:r>
                <w:t>LIDAR</w:t>
              </w:r>
            </w:ins>
          </w:p>
        </w:tc>
        <w:tc>
          <w:tcPr>
            <w:tcW w:w="2879" w:type="dxa"/>
            <w:tcPrChange w:id="1080" w:author="Ed" w:date="2013-04-03T12:27:00Z">
              <w:tcPr>
                <w:tcW w:w="2879" w:type="dxa"/>
                <w:gridSpan w:val="2"/>
              </w:tcPr>
            </w:tcPrChange>
          </w:tcPr>
          <w:p w:rsidR="00B161FC" w:rsidRDefault="00B161FC">
            <w:pPr>
              <w:pStyle w:val="NoSpacing"/>
              <w:jc w:val="right"/>
              <w:rPr>
                <w:ins w:id="1081" w:author="Ed" w:date="2013-04-03T11:53:00Z"/>
              </w:rPr>
              <w:pPrChange w:id="1082" w:author="Ed" w:date="2013-04-03T12:27:00Z">
                <w:pPr>
                  <w:ind w:left="0"/>
                </w:pPr>
              </w:pPrChange>
            </w:pPr>
            <w:ins w:id="1083" w:author="Ed" w:date="2013-04-03T12:08:00Z">
              <w:r>
                <w:t>$6000</w:t>
              </w:r>
            </w:ins>
          </w:p>
        </w:tc>
      </w:tr>
      <w:tr w:rsidR="00B161FC" w:rsidTr="00CA19BC">
        <w:trPr>
          <w:ins w:id="1084" w:author="Ed" w:date="2013-04-03T11:53:00Z"/>
          <w:trPrChange w:id="1085" w:author="Ed" w:date="2013-04-03T12:27:00Z">
            <w:trPr>
              <w:gridAfter w:val="0"/>
            </w:trPr>
          </w:trPrChange>
        </w:trPr>
        <w:tc>
          <w:tcPr>
            <w:tcW w:w="4864" w:type="dxa"/>
            <w:tcPrChange w:id="1086" w:author="Ed" w:date="2013-04-03T12:27:00Z">
              <w:tcPr>
                <w:tcW w:w="3084" w:type="dxa"/>
                <w:gridSpan w:val="2"/>
              </w:tcPr>
            </w:tcPrChange>
          </w:tcPr>
          <w:p w:rsidR="00B161FC" w:rsidRDefault="00B161FC">
            <w:pPr>
              <w:pStyle w:val="NoSpacing"/>
              <w:jc w:val="left"/>
              <w:rPr>
                <w:ins w:id="1087" w:author="Ed" w:date="2013-04-03T11:53:00Z"/>
              </w:rPr>
              <w:pPrChange w:id="1088" w:author="Ed" w:date="2013-04-03T12:08:00Z">
                <w:pPr>
                  <w:ind w:left="0"/>
                </w:pPr>
              </w:pPrChange>
            </w:pPr>
            <w:ins w:id="1089" w:author="Ed" w:date="2013-04-03T11:55:00Z">
              <w:r>
                <w:t>IRB-120/IRC5</w:t>
              </w:r>
            </w:ins>
          </w:p>
        </w:tc>
        <w:tc>
          <w:tcPr>
            <w:tcW w:w="2879" w:type="dxa"/>
            <w:tcPrChange w:id="1090" w:author="Ed" w:date="2013-04-03T12:27:00Z">
              <w:tcPr>
                <w:tcW w:w="2879" w:type="dxa"/>
                <w:gridSpan w:val="2"/>
              </w:tcPr>
            </w:tcPrChange>
          </w:tcPr>
          <w:p w:rsidR="00B161FC" w:rsidRDefault="00CA19BC">
            <w:pPr>
              <w:pStyle w:val="NoSpacing"/>
              <w:jc w:val="right"/>
              <w:rPr>
                <w:ins w:id="1091" w:author="Ed" w:date="2013-04-03T11:53:00Z"/>
              </w:rPr>
              <w:pPrChange w:id="1092" w:author="Ed" w:date="2013-04-03T12:27:00Z">
                <w:pPr>
                  <w:ind w:left="0"/>
                </w:pPr>
              </w:pPrChange>
            </w:pPr>
            <w:ins w:id="1093" w:author="Ed" w:date="2013-04-03T12:27:00Z">
              <w:r>
                <w:t>$</w:t>
              </w:r>
              <w:commentRangeStart w:id="1094"/>
              <w:r>
                <w:t>15000</w:t>
              </w:r>
            </w:ins>
            <w:commentRangeEnd w:id="1094"/>
            <w:ins w:id="1095" w:author="Ed" w:date="2013-04-03T12:28:00Z">
              <w:r w:rsidR="00835419">
                <w:rPr>
                  <w:rStyle w:val="CommentReference"/>
                </w:rPr>
                <w:commentReference w:id="1094"/>
              </w:r>
            </w:ins>
          </w:p>
        </w:tc>
      </w:tr>
      <w:tr w:rsidR="00B161FC" w:rsidTr="00CA19BC">
        <w:trPr>
          <w:ins w:id="1096" w:author="Ed" w:date="2013-04-03T11:53:00Z"/>
          <w:trPrChange w:id="1097" w:author="Ed" w:date="2013-04-03T12:27:00Z">
            <w:trPr>
              <w:gridAfter w:val="0"/>
            </w:trPr>
          </w:trPrChange>
        </w:trPr>
        <w:tc>
          <w:tcPr>
            <w:tcW w:w="4864" w:type="dxa"/>
            <w:tcPrChange w:id="1098" w:author="Ed" w:date="2013-04-03T12:27:00Z">
              <w:tcPr>
                <w:tcW w:w="3084" w:type="dxa"/>
                <w:gridSpan w:val="2"/>
              </w:tcPr>
            </w:tcPrChange>
          </w:tcPr>
          <w:p w:rsidR="00B161FC" w:rsidRDefault="00B161FC">
            <w:pPr>
              <w:pStyle w:val="NoSpacing"/>
              <w:jc w:val="left"/>
              <w:rPr>
                <w:ins w:id="1099" w:author="Ed" w:date="2013-04-03T11:59:00Z"/>
              </w:rPr>
              <w:pPrChange w:id="1100" w:author="Ed" w:date="2013-04-03T12:08:00Z">
                <w:pPr>
                  <w:ind w:left="0"/>
                </w:pPr>
              </w:pPrChange>
            </w:pPr>
            <w:ins w:id="1101" w:author="Ed" w:date="2013-04-03T11:55:00Z">
              <w:r>
                <w:t>cRIO 907</w:t>
              </w:r>
            </w:ins>
            <w:ins w:id="1102" w:author="Ed" w:date="2013-04-03T11:59:00Z">
              <w:r>
                <w:t>4</w:t>
              </w:r>
            </w:ins>
          </w:p>
          <w:p w:rsidR="00B161FC" w:rsidRDefault="00B161FC">
            <w:pPr>
              <w:pStyle w:val="NoSpacing"/>
              <w:jc w:val="left"/>
              <w:rPr>
                <w:ins w:id="1103" w:author="Ed" w:date="2013-04-03T11:59:00Z"/>
              </w:rPr>
              <w:pPrChange w:id="1104" w:author="Ed" w:date="2013-04-03T12:08:00Z">
                <w:pPr>
                  <w:ind w:left="0"/>
                </w:pPr>
              </w:pPrChange>
            </w:pPr>
            <w:ins w:id="1105" w:author="Ed" w:date="2013-04-03T11:55:00Z">
              <w:r>
                <w:t>+ 9</w:t>
              </w:r>
            </w:ins>
            <w:ins w:id="1106" w:author="Ed" w:date="2013-04-03T11:56:00Z">
              <w:r>
                <w:t>4</w:t>
              </w:r>
            </w:ins>
            <w:ins w:id="1107" w:author="Ed" w:date="2013-04-03T11:58:00Z">
              <w:r>
                <w:t>0</w:t>
              </w:r>
            </w:ins>
            <w:ins w:id="1108" w:author="Ed" w:date="2013-04-03T11:55:00Z">
              <w:r>
                <w:t>3 DIO module</w:t>
              </w:r>
            </w:ins>
          </w:p>
          <w:p w:rsidR="00B161FC" w:rsidRDefault="00B161FC">
            <w:pPr>
              <w:pStyle w:val="NoSpacing"/>
              <w:jc w:val="left"/>
              <w:rPr>
                <w:ins w:id="1109" w:author="Ed" w:date="2013-04-03T11:59:00Z"/>
              </w:rPr>
              <w:pPrChange w:id="1110" w:author="Ed" w:date="2013-04-03T12:08:00Z">
                <w:pPr>
                  <w:ind w:left="0"/>
                </w:pPr>
              </w:pPrChange>
            </w:pPr>
            <w:ins w:id="1111" w:author="Ed" w:date="2013-04-03T11:59:00Z">
              <w:r>
                <w:t>+9401 DIO module</w:t>
              </w:r>
            </w:ins>
          </w:p>
          <w:p w:rsidR="00B161FC" w:rsidRDefault="00B161FC">
            <w:pPr>
              <w:pStyle w:val="NoSpacing"/>
              <w:jc w:val="left"/>
              <w:rPr>
                <w:ins w:id="1112" w:author="Ed" w:date="2013-04-03T11:53:00Z"/>
              </w:rPr>
              <w:pPrChange w:id="1113" w:author="Ed" w:date="2013-04-03T12:08:00Z">
                <w:pPr>
                  <w:ind w:left="0"/>
                </w:pPr>
              </w:pPrChange>
            </w:pPr>
            <w:ins w:id="1114" w:author="Ed" w:date="2013-04-03T11:59:00Z">
              <w:r>
                <w:t>+</w:t>
              </w:r>
            </w:ins>
            <w:ins w:id="1115" w:author="Ed" w:date="2013-04-03T11:55:00Z">
              <w:r>
                <w:t xml:space="preserve"> </w:t>
              </w:r>
            </w:ins>
            <w:ins w:id="1116" w:author="Ed" w:date="2013-04-03T11:56:00Z">
              <w:r>
                <w:t xml:space="preserve">9201 analog input module, </w:t>
              </w:r>
            </w:ins>
          </w:p>
        </w:tc>
        <w:tc>
          <w:tcPr>
            <w:tcW w:w="2879" w:type="dxa"/>
            <w:tcPrChange w:id="1117" w:author="Ed" w:date="2013-04-03T12:27:00Z">
              <w:tcPr>
                <w:tcW w:w="2879" w:type="dxa"/>
                <w:gridSpan w:val="2"/>
              </w:tcPr>
            </w:tcPrChange>
          </w:tcPr>
          <w:p w:rsidR="00B161FC" w:rsidRDefault="00B161FC">
            <w:pPr>
              <w:pStyle w:val="NoSpacing"/>
              <w:jc w:val="right"/>
              <w:rPr>
                <w:ins w:id="1118" w:author="Ed" w:date="2013-04-03T11:53:00Z"/>
              </w:rPr>
              <w:pPrChange w:id="1119" w:author="Ed" w:date="2013-04-03T12:27:00Z">
                <w:pPr>
                  <w:ind w:left="0"/>
                </w:pPr>
              </w:pPrChange>
            </w:pPr>
            <w:ins w:id="1120" w:author="Ed" w:date="2013-04-03T12:10:00Z">
              <w:r>
                <w:t>$4150</w:t>
              </w:r>
            </w:ins>
          </w:p>
        </w:tc>
      </w:tr>
      <w:tr w:rsidR="00B161FC" w:rsidTr="00CA19BC">
        <w:trPr>
          <w:ins w:id="1121" w:author="Ed" w:date="2013-04-03T11:53:00Z"/>
          <w:trPrChange w:id="1122" w:author="Ed" w:date="2013-04-03T12:27:00Z">
            <w:trPr>
              <w:gridAfter w:val="0"/>
            </w:trPr>
          </w:trPrChange>
        </w:trPr>
        <w:tc>
          <w:tcPr>
            <w:tcW w:w="4864" w:type="dxa"/>
            <w:tcPrChange w:id="1123" w:author="Ed" w:date="2013-04-03T12:27:00Z">
              <w:tcPr>
                <w:tcW w:w="3084" w:type="dxa"/>
                <w:gridSpan w:val="2"/>
              </w:tcPr>
            </w:tcPrChange>
          </w:tcPr>
          <w:p w:rsidR="00B161FC" w:rsidRDefault="00B161FC">
            <w:pPr>
              <w:pStyle w:val="NoSpacing"/>
              <w:jc w:val="left"/>
              <w:rPr>
                <w:ins w:id="1124" w:author="Ed" w:date="2013-04-03T11:53:00Z"/>
              </w:rPr>
              <w:pPrChange w:id="1125" w:author="Ed" w:date="2013-04-03T12:08:00Z">
                <w:pPr>
                  <w:ind w:left="0"/>
                </w:pPr>
              </w:pPrChange>
            </w:pPr>
            <w:ins w:id="1126" w:author="Ed" w:date="2013-04-03T12:01:00Z">
              <w:r>
                <w:t>PC</w:t>
              </w:r>
            </w:ins>
          </w:p>
        </w:tc>
        <w:tc>
          <w:tcPr>
            <w:tcW w:w="2879" w:type="dxa"/>
            <w:tcPrChange w:id="1127" w:author="Ed" w:date="2013-04-03T12:27:00Z">
              <w:tcPr>
                <w:tcW w:w="2879" w:type="dxa"/>
                <w:gridSpan w:val="2"/>
              </w:tcPr>
            </w:tcPrChange>
          </w:tcPr>
          <w:p w:rsidR="00B161FC" w:rsidRDefault="00B161FC">
            <w:pPr>
              <w:pStyle w:val="NoSpacing"/>
              <w:jc w:val="right"/>
              <w:rPr>
                <w:ins w:id="1128" w:author="Ed" w:date="2013-04-03T11:53:00Z"/>
              </w:rPr>
              <w:pPrChange w:id="1129" w:author="Ed" w:date="2013-04-03T12:27:00Z">
                <w:pPr>
                  <w:ind w:left="0"/>
                </w:pPr>
              </w:pPrChange>
            </w:pPr>
            <w:ins w:id="1130" w:author="Ed" w:date="2013-04-03T12:10:00Z">
              <w:r>
                <w:t>$550</w:t>
              </w:r>
            </w:ins>
          </w:p>
        </w:tc>
      </w:tr>
      <w:tr w:rsidR="00B161FC" w:rsidTr="00CA19BC">
        <w:trPr>
          <w:ins w:id="1131" w:author="Ed" w:date="2013-04-03T11:53:00Z"/>
          <w:trPrChange w:id="1132" w:author="Ed" w:date="2013-04-03T12:27:00Z">
            <w:trPr>
              <w:gridAfter w:val="0"/>
            </w:trPr>
          </w:trPrChange>
        </w:trPr>
        <w:tc>
          <w:tcPr>
            <w:tcW w:w="4864" w:type="dxa"/>
            <w:tcPrChange w:id="1133" w:author="Ed" w:date="2013-04-03T12:27:00Z">
              <w:tcPr>
                <w:tcW w:w="3084" w:type="dxa"/>
                <w:gridSpan w:val="2"/>
              </w:tcPr>
            </w:tcPrChange>
          </w:tcPr>
          <w:p w:rsidR="00B161FC" w:rsidRDefault="00B161FC">
            <w:pPr>
              <w:pStyle w:val="NoSpacing"/>
              <w:jc w:val="left"/>
              <w:rPr>
                <w:ins w:id="1134" w:author="Ed" w:date="2013-04-03T11:53:00Z"/>
              </w:rPr>
              <w:pPrChange w:id="1135" w:author="Ed" w:date="2013-04-03T12:08:00Z">
                <w:pPr>
                  <w:ind w:left="0"/>
                </w:pPr>
              </w:pPrChange>
            </w:pPr>
            <w:ins w:id="1136" w:author="Ed" w:date="2013-04-03T12:01:00Z">
              <w:r>
                <w:t>Kinect</w:t>
              </w:r>
            </w:ins>
          </w:p>
        </w:tc>
        <w:tc>
          <w:tcPr>
            <w:tcW w:w="2879" w:type="dxa"/>
            <w:tcPrChange w:id="1137" w:author="Ed" w:date="2013-04-03T12:27:00Z">
              <w:tcPr>
                <w:tcW w:w="2879" w:type="dxa"/>
                <w:gridSpan w:val="2"/>
              </w:tcPr>
            </w:tcPrChange>
          </w:tcPr>
          <w:p w:rsidR="00B161FC" w:rsidRDefault="00B161FC">
            <w:pPr>
              <w:pStyle w:val="NoSpacing"/>
              <w:jc w:val="right"/>
              <w:rPr>
                <w:ins w:id="1138" w:author="Ed" w:date="2013-04-03T11:53:00Z"/>
              </w:rPr>
              <w:pPrChange w:id="1139" w:author="Ed" w:date="2013-04-03T12:27:00Z">
                <w:pPr>
                  <w:ind w:left="0"/>
                </w:pPr>
              </w:pPrChange>
            </w:pPr>
            <w:ins w:id="1140" w:author="Ed" w:date="2013-04-03T12:10:00Z">
              <w:r>
                <w:t>$</w:t>
              </w:r>
            </w:ins>
            <w:ins w:id="1141" w:author="Ed" w:date="2013-04-03T12:11:00Z">
              <w:r>
                <w:t>150</w:t>
              </w:r>
            </w:ins>
          </w:p>
        </w:tc>
      </w:tr>
      <w:tr w:rsidR="00B161FC" w:rsidTr="00CA19BC">
        <w:trPr>
          <w:ins w:id="1142" w:author="Ed" w:date="2013-04-03T11:53:00Z"/>
          <w:trPrChange w:id="1143" w:author="Ed" w:date="2013-04-03T12:27:00Z">
            <w:trPr>
              <w:gridAfter w:val="0"/>
            </w:trPr>
          </w:trPrChange>
        </w:trPr>
        <w:tc>
          <w:tcPr>
            <w:tcW w:w="4864" w:type="dxa"/>
            <w:tcPrChange w:id="1144" w:author="Ed" w:date="2013-04-03T12:27:00Z">
              <w:tcPr>
                <w:tcW w:w="3084" w:type="dxa"/>
                <w:gridSpan w:val="2"/>
              </w:tcPr>
            </w:tcPrChange>
          </w:tcPr>
          <w:p w:rsidR="00B161FC" w:rsidRDefault="00B161FC">
            <w:pPr>
              <w:pStyle w:val="NoSpacing"/>
              <w:jc w:val="left"/>
              <w:rPr>
                <w:ins w:id="1145" w:author="Ed" w:date="2013-04-03T11:53:00Z"/>
              </w:rPr>
              <w:pPrChange w:id="1146" w:author="Ed" w:date="2013-04-03T12:08:00Z">
                <w:pPr>
                  <w:ind w:left="0"/>
                </w:pPr>
              </w:pPrChange>
            </w:pPr>
            <w:proofErr w:type="spellStart"/>
            <w:ins w:id="1147" w:author="Ed" w:date="2013-04-03T12:02:00Z">
              <w:r>
                <w:t>Grayhill</w:t>
              </w:r>
              <w:proofErr w:type="spellEnd"/>
              <w:r>
                <w:t xml:space="preserve"> Encoder (4)</w:t>
              </w:r>
            </w:ins>
          </w:p>
        </w:tc>
        <w:tc>
          <w:tcPr>
            <w:tcW w:w="2879" w:type="dxa"/>
            <w:tcPrChange w:id="1148" w:author="Ed" w:date="2013-04-03T12:27:00Z">
              <w:tcPr>
                <w:tcW w:w="2879" w:type="dxa"/>
                <w:gridSpan w:val="2"/>
              </w:tcPr>
            </w:tcPrChange>
          </w:tcPr>
          <w:p w:rsidR="00B161FC" w:rsidRDefault="00B161FC">
            <w:pPr>
              <w:pStyle w:val="NoSpacing"/>
              <w:jc w:val="right"/>
              <w:rPr>
                <w:ins w:id="1149" w:author="Ed" w:date="2013-04-03T11:53:00Z"/>
              </w:rPr>
              <w:pPrChange w:id="1150" w:author="Ed" w:date="2013-04-03T12:27:00Z">
                <w:pPr>
                  <w:ind w:left="0"/>
                </w:pPr>
              </w:pPrChange>
            </w:pPr>
            <w:ins w:id="1151" w:author="Ed" w:date="2013-04-03T12:12:00Z">
              <w:r>
                <w:t>$320</w:t>
              </w:r>
            </w:ins>
          </w:p>
        </w:tc>
      </w:tr>
      <w:tr w:rsidR="00B161FC" w:rsidTr="00CA19BC">
        <w:trPr>
          <w:ins w:id="1152" w:author="Ed" w:date="2013-04-03T12:04:00Z"/>
          <w:trPrChange w:id="1153" w:author="Ed" w:date="2013-04-03T12:27:00Z">
            <w:trPr>
              <w:gridAfter w:val="0"/>
            </w:trPr>
          </w:trPrChange>
        </w:trPr>
        <w:tc>
          <w:tcPr>
            <w:tcW w:w="4864" w:type="dxa"/>
            <w:tcPrChange w:id="1154" w:author="Ed" w:date="2013-04-03T12:27:00Z">
              <w:tcPr>
                <w:tcW w:w="3084" w:type="dxa"/>
                <w:gridSpan w:val="2"/>
              </w:tcPr>
            </w:tcPrChange>
          </w:tcPr>
          <w:p w:rsidR="00B161FC" w:rsidRDefault="00B161FC">
            <w:pPr>
              <w:pStyle w:val="NoSpacing"/>
              <w:jc w:val="left"/>
              <w:rPr>
                <w:ins w:id="1155" w:author="Ed" w:date="2013-04-03T12:04:00Z"/>
              </w:rPr>
              <w:pPrChange w:id="1156" w:author="Ed" w:date="2013-04-03T12:08:00Z">
                <w:pPr>
                  <w:pStyle w:val="NoSpacing"/>
                </w:pPr>
              </w:pPrChange>
            </w:pPr>
            <w:ins w:id="1157" w:author="Ed" w:date="2013-04-03T12:04:00Z">
              <w:r>
                <w:t>13.8 v Regulator</w:t>
              </w:r>
            </w:ins>
          </w:p>
        </w:tc>
        <w:tc>
          <w:tcPr>
            <w:tcW w:w="2879" w:type="dxa"/>
            <w:tcPrChange w:id="1158" w:author="Ed" w:date="2013-04-03T12:27:00Z">
              <w:tcPr>
                <w:tcW w:w="2879" w:type="dxa"/>
                <w:gridSpan w:val="2"/>
              </w:tcPr>
            </w:tcPrChange>
          </w:tcPr>
          <w:p w:rsidR="00B161FC" w:rsidRDefault="006349D4">
            <w:pPr>
              <w:pStyle w:val="NoSpacing"/>
              <w:jc w:val="right"/>
              <w:rPr>
                <w:ins w:id="1159" w:author="Ed" w:date="2013-04-03T12:04:00Z"/>
              </w:rPr>
              <w:pPrChange w:id="1160" w:author="Ed" w:date="2013-04-03T12:27:00Z">
                <w:pPr>
                  <w:pStyle w:val="NoSpacing"/>
                </w:pPr>
              </w:pPrChange>
            </w:pPr>
            <w:ins w:id="1161" w:author="Ed" w:date="2013-04-03T12:13:00Z">
              <w:r>
                <w:t>$81</w:t>
              </w:r>
            </w:ins>
          </w:p>
        </w:tc>
      </w:tr>
      <w:tr w:rsidR="00B161FC" w:rsidTr="00CA19BC">
        <w:trPr>
          <w:ins w:id="1162" w:author="Ed" w:date="2013-04-03T12:04:00Z"/>
          <w:trPrChange w:id="1163" w:author="Ed" w:date="2013-04-03T12:27:00Z">
            <w:trPr>
              <w:gridAfter w:val="0"/>
            </w:trPr>
          </w:trPrChange>
        </w:trPr>
        <w:tc>
          <w:tcPr>
            <w:tcW w:w="4864" w:type="dxa"/>
            <w:tcPrChange w:id="1164" w:author="Ed" w:date="2013-04-03T12:27:00Z">
              <w:tcPr>
                <w:tcW w:w="3084" w:type="dxa"/>
                <w:gridSpan w:val="2"/>
              </w:tcPr>
            </w:tcPrChange>
          </w:tcPr>
          <w:p w:rsidR="00B161FC" w:rsidRDefault="00B161FC">
            <w:pPr>
              <w:pStyle w:val="NoSpacing"/>
              <w:jc w:val="left"/>
              <w:rPr>
                <w:ins w:id="1165" w:author="Ed" w:date="2013-04-03T12:04:00Z"/>
              </w:rPr>
              <w:pPrChange w:id="1166" w:author="Ed" w:date="2013-04-03T12:08:00Z">
                <w:pPr>
                  <w:pStyle w:val="NoSpacing"/>
                </w:pPr>
              </w:pPrChange>
            </w:pPr>
            <w:ins w:id="1167" w:author="Ed" w:date="2013-04-03T12:05:00Z">
              <w:r>
                <w:t>I/O Breakout Board</w:t>
              </w:r>
            </w:ins>
          </w:p>
        </w:tc>
        <w:tc>
          <w:tcPr>
            <w:tcW w:w="2879" w:type="dxa"/>
            <w:tcPrChange w:id="1168" w:author="Ed" w:date="2013-04-03T12:27:00Z">
              <w:tcPr>
                <w:tcW w:w="2879" w:type="dxa"/>
                <w:gridSpan w:val="2"/>
              </w:tcPr>
            </w:tcPrChange>
          </w:tcPr>
          <w:p w:rsidR="00B161FC" w:rsidRDefault="006349D4">
            <w:pPr>
              <w:pStyle w:val="NoSpacing"/>
              <w:jc w:val="right"/>
              <w:rPr>
                <w:ins w:id="1169" w:author="Ed" w:date="2013-04-03T12:04:00Z"/>
              </w:rPr>
              <w:pPrChange w:id="1170" w:author="Ed" w:date="2013-04-03T12:27:00Z">
                <w:pPr>
                  <w:pStyle w:val="NoSpacing"/>
                </w:pPr>
              </w:pPrChange>
            </w:pPr>
            <w:ins w:id="1171" w:author="Ed" w:date="2013-04-03T12:13:00Z">
              <w:r>
                <w:t>$</w:t>
              </w:r>
            </w:ins>
            <w:ins w:id="1172" w:author="Ed" w:date="2013-04-03T12:15:00Z">
              <w:r>
                <w:t>45</w:t>
              </w:r>
            </w:ins>
          </w:p>
        </w:tc>
      </w:tr>
      <w:tr w:rsidR="00B161FC" w:rsidTr="00CA19BC">
        <w:trPr>
          <w:ins w:id="1173" w:author="Ed" w:date="2013-04-03T12:05:00Z"/>
          <w:trPrChange w:id="1174" w:author="Ed" w:date="2013-04-03T12:27:00Z">
            <w:trPr>
              <w:gridAfter w:val="0"/>
            </w:trPr>
          </w:trPrChange>
        </w:trPr>
        <w:tc>
          <w:tcPr>
            <w:tcW w:w="4864" w:type="dxa"/>
            <w:tcPrChange w:id="1175" w:author="Ed" w:date="2013-04-03T12:27:00Z">
              <w:tcPr>
                <w:tcW w:w="3084" w:type="dxa"/>
                <w:gridSpan w:val="2"/>
              </w:tcPr>
            </w:tcPrChange>
          </w:tcPr>
          <w:p w:rsidR="00B161FC" w:rsidRDefault="00B161FC">
            <w:pPr>
              <w:pStyle w:val="NoSpacing"/>
              <w:jc w:val="left"/>
              <w:rPr>
                <w:ins w:id="1176" w:author="Ed" w:date="2013-04-03T12:05:00Z"/>
              </w:rPr>
              <w:pPrChange w:id="1177" w:author="Ed" w:date="2013-04-03T12:08:00Z">
                <w:pPr>
                  <w:pStyle w:val="NoSpacing"/>
                </w:pPr>
              </w:pPrChange>
            </w:pPr>
            <w:ins w:id="1178" w:author="Ed" w:date="2013-04-03T12:05:00Z">
              <w:r>
                <w:t>Emergency Stop System</w:t>
              </w:r>
            </w:ins>
          </w:p>
        </w:tc>
        <w:tc>
          <w:tcPr>
            <w:tcW w:w="2879" w:type="dxa"/>
            <w:tcPrChange w:id="1179" w:author="Ed" w:date="2013-04-03T12:27:00Z">
              <w:tcPr>
                <w:tcW w:w="2879" w:type="dxa"/>
                <w:gridSpan w:val="2"/>
              </w:tcPr>
            </w:tcPrChange>
          </w:tcPr>
          <w:p w:rsidR="00B161FC" w:rsidRDefault="006349D4">
            <w:pPr>
              <w:pStyle w:val="NoSpacing"/>
              <w:jc w:val="right"/>
              <w:rPr>
                <w:ins w:id="1180" w:author="Ed" w:date="2013-04-03T12:05:00Z"/>
              </w:rPr>
              <w:pPrChange w:id="1181" w:author="Ed" w:date="2013-04-03T12:27:00Z">
                <w:pPr>
                  <w:pStyle w:val="NoSpacing"/>
                </w:pPr>
              </w:pPrChange>
            </w:pPr>
            <w:ins w:id="1182" w:author="Ed" w:date="2013-04-03T12:13:00Z">
              <w:r>
                <w:t>$</w:t>
              </w:r>
            </w:ins>
            <w:ins w:id="1183" w:author="Ed" w:date="2013-04-03T12:26:00Z">
              <w:r w:rsidR="00523298">
                <w:t>160</w:t>
              </w:r>
            </w:ins>
          </w:p>
        </w:tc>
      </w:tr>
      <w:tr w:rsidR="00B161FC" w:rsidTr="00CA19BC">
        <w:trPr>
          <w:ins w:id="1184" w:author="Ed" w:date="2013-04-03T12:05:00Z"/>
          <w:trPrChange w:id="1185" w:author="Ed" w:date="2013-04-03T12:27:00Z">
            <w:trPr>
              <w:gridAfter w:val="0"/>
            </w:trPr>
          </w:trPrChange>
        </w:trPr>
        <w:tc>
          <w:tcPr>
            <w:tcW w:w="4864" w:type="dxa"/>
            <w:tcPrChange w:id="1186" w:author="Ed" w:date="2013-04-03T12:27:00Z">
              <w:tcPr>
                <w:tcW w:w="3084" w:type="dxa"/>
                <w:gridSpan w:val="2"/>
              </w:tcPr>
            </w:tcPrChange>
          </w:tcPr>
          <w:p w:rsidR="00B161FC" w:rsidRDefault="00B161FC">
            <w:pPr>
              <w:pStyle w:val="NoSpacing"/>
              <w:jc w:val="left"/>
              <w:rPr>
                <w:ins w:id="1187" w:author="Ed" w:date="2013-04-03T12:05:00Z"/>
              </w:rPr>
              <w:pPrChange w:id="1188" w:author="Ed" w:date="2013-04-03T12:08:00Z">
                <w:pPr>
                  <w:pStyle w:val="NoSpacing"/>
                </w:pPr>
              </w:pPrChange>
            </w:pPr>
            <w:ins w:id="1189" w:author="Ed" w:date="2013-04-03T12:05:00Z">
              <w:r>
                <w:t>AC Inverter</w:t>
              </w:r>
            </w:ins>
          </w:p>
        </w:tc>
        <w:tc>
          <w:tcPr>
            <w:tcW w:w="2879" w:type="dxa"/>
            <w:tcPrChange w:id="1190" w:author="Ed" w:date="2013-04-03T12:27:00Z">
              <w:tcPr>
                <w:tcW w:w="2879" w:type="dxa"/>
                <w:gridSpan w:val="2"/>
              </w:tcPr>
            </w:tcPrChange>
          </w:tcPr>
          <w:p w:rsidR="00B161FC" w:rsidRDefault="006349D4">
            <w:pPr>
              <w:pStyle w:val="NoSpacing"/>
              <w:jc w:val="right"/>
              <w:rPr>
                <w:ins w:id="1191" w:author="Ed" w:date="2013-04-03T12:05:00Z"/>
              </w:rPr>
              <w:pPrChange w:id="1192" w:author="Ed" w:date="2013-04-03T12:27:00Z">
                <w:pPr>
                  <w:pStyle w:val="NoSpacing"/>
                </w:pPr>
              </w:pPrChange>
            </w:pPr>
            <w:ins w:id="1193" w:author="Ed" w:date="2013-04-03T12:18:00Z">
              <w:r>
                <w:t>$322</w:t>
              </w:r>
            </w:ins>
          </w:p>
        </w:tc>
      </w:tr>
      <w:tr w:rsidR="00B161FC" w:rsidTr="00CA19BC">
        <w:trPr>
          <w:ins w:id="1194" w:author="Ed" w:date="2013-04-03T12:05:00Z"/>
          <w:trPrChange w:id="1195" w:author="Ed" w:date="2013-04-03T12:27:00Z">
            <w:trPr>
              <w:gridAfter w:val="0"/>
            </w:trPr>
          </w:trPrChange>
        </w:trPr>
        <w:tc>
          <w:tcPr>
            <w:tcW w:w="4864" w:type="dxa"/>
            <w:tcPrChange w:id="1196" w:author="Ed" w:date="2013-04-03T12:27:00Z">
              <w:tcPr>
                <w:tcW w:w="3084" w:type="dxa"/>
                <w:gridSpan w:val="2"/>
              </w:tcPr>
            </w:tcPrChange>
          </w:tcPr>
          <w:p w:rsidR="00B161FC" w:rsidRDefault="00B161FC">
            <w:pPr>
              <w:pStyle w:val="NoSpacing"/>
              <w:jc w:val="left"/>
              <w:rPr>
                <w:ins w:id="1197" w:author="Ed" w:date="2013-04-03T12:05:00Z"/>
              </w:rPr>
              <w:pPrChange w:id="1198" w:author="Ed" w:date="2013-04-03T12:08:00Z">
                <w:pPr>
                  <w:pStyle w:val="NoSpacing"/>
                </w:pPr>
              </w:pPrChange>
            </w:pPr>
            <w:ins w:id="1199" w:author="Ed" w:date="2013-04-03T12:05:00Z">
              <w:r>
                <w:t>Sabertooth 2x50</w:t>
              </w:r>
            </w:ins>
          </w:p>
        </w:tc>
        <w:tc>
          <w:tcPr>
            <w:tcW w:w="2879" w:type="dxa"/>
            <w:tcPrChange w:id="1200" w:author="Ed" w:date="2013-04-03T12:27:00Z">
              <w:tcPr>
                <w:tcW w:w="2879" w:type="dxa"/>
                <w:gridSpan w:val="2"/>
              </w:tcPr>
            </w:tcPrChange>
          </w:tcPr>
          <w:p w:rsidR="00B161FC" w:rsidRDefault="006349D4">
            <w:pPr>
              <w:pStyle w:val="NoSpacing"/>
              <w:jc w:val="right"/>
              <w:rPr>
                <w:ins w:id="1201" w:author="Ed" w:date="2013-04-03T12:05:00Z"/>
              </w:rPr>
              <w:pPrChange w:id="1202" w:author="Ed" w:date="2013-04-03T12:27:00Z">
                <w:pPr>
                  <w:pStyle w:val="NoSpacing"/>
                </w:pPr>
              </w:pPrChange>
            </w:pPr>
            <w:ins w:id="1203" w:author="Ed" w:date="2013-04-03T12:18:00Z">
              <w:r>
                <w:t>$250</w:t>
              </w:r>
            </w:ins>
          </w:p>
        </w:tc>
      </w:tr>
      <w:tr w:rsidR="00B161FC" w:rsidTr="00CA19BC">
        <w:trPr>
          <w:ins w:id="1204" w:author="Ed" w:date="2013-04-03T12:06:00Z"/>
          <w:trPrChange w:id="1205" w:author="Ed" w:date="2013-04-03T12:27:00Z">
            <w:trPr>
              <w:gridAfter w:val="0"/>
            </w:trPr>
          </w:trPrChange>
        </w:trPr>
        <w:tc>
          <w:tcPr>
            <w:tcW w:w="4864" w:type="dxa"/>
            <w:tcPrChange w:id="1206" w:author="Ed" w:date="2013-04-03T12:27:00Z">
              <w:tcPr>
                <w:tcW w:w="3084" w:type="dxa"/>
                <w:gridSpan w:val="2"/>
              </w:tcPr>
            </w:tcPrChange>
          </w:tcPr>
          <w:p w:rsidR="00B161FC" w:rsidRDefault="00B161FC">
            <w:pPr>
              <w:pStyle w:val="NoSpacing"/>
              <w:jc w:val="left"/>
              <w:rPr>
                <w:ins w:id="1207" w:author="Ed" w:date="2013-04-03T12:06:00Z"/>
              </w:rPr>
              <w:pPrChange w:id="1208" w:author="Ed" w:date="2013-04-03T12:08:00Z">
                <w:pPr>
                  <w:pStyle w:val="NoSpacing"/>
                </w:pPr>
              </w:pPrChange>
            </w:pPr>
            <w:ins w:id="1209" w:author="Ed" w:date="2013-04-03T12:06:00Z">
              <w:r>
                <w:t>Compressor</w:t>
              </w:r>
            </w:ins>
          </w:p>
        </w:tc>
        <w:tc>
          <w:tcPr>
            <w:tcW w:w="2879" w:type="dxa"/>
            <w:tcPrChange w:id="1210" w:author="Ed" w:date="2013-04-03T12:27:00Z">
              <w:tcPr>
                <w:tcW w:w="2879" w:type="dxa"/>
                <w:gridSpan w:val="2"/>
              </w:tcPr>
            </w:tcPrChange>
          </w:tcPr>
          <w:p w:rsidR="00B161FC" w:rsidRDefault="006349D4">
            <w:pPr>
              <w:pStyle w:val="NoSpacing"/>
              <w:jc w:val="right"/>
              <w:rPr>
                <w:ins w:id="1211" w:author="Ed" w:date="2013-04-03T12:06:00Z"/>
              </w:rPr>
              <w:pPrChange w:id="1212" w:author="Ed" w:date="2013-04-03T12:27:00Z">
                <w:pPr>
                  <w:pStyle w:val="NoSpacing"/>
                </w:pPr>
              </w:pPrChange>
            </w:pPr>
            <w:ins w:id="1213" w:author="Ed" w:date="2013-04-03T12:23:00Z">
              <w:r>
                <w:t>$250</w:t>
              </w:r>
            </w:ins>
          </w:p>
        </w:tc>
      </w:tr>
      <w:tr w:rsidR="00B161FC" w:rsidTr="00CA19BC">
        <w:trPr>
          <w:ins w:id="1214" w:author="Ed" w:date="2013-04-03T12:06:00Z"/>
          <w:trPrChange w:id="1215" w:author="Ed" w:date="2013-04-03T12:27:00Z">
            <w:trPr>
              <w:gridAfter w:val="0"/>
            </w:trPr>
          </w:trPrChange>
        </w:trPr>
        <w:tc>
          <w:tcPr>
            <w:tcW w:w="4864" w:type="dxa"/>
            <w:tcPrChange w:id="1216" w:author="Ed" w:date="2013-04-03T12:27:00Z">
              <w:tcPr>
                <w:tcW w:w="3084" w:type="dxa"/>
                <w:gridSpan w:val="2"/>
              </w:tcPr>
            </w:tcPrChange>
          </w:tcPr>
          <w:p w:rsidR="00B161FC" w:rsidRDefault="00B161FC">
            <w:pPr>
              <w:pStyle w:val="NoSpacing"/>
              <w:jc w:val="left"/>
              <w:rPr>
                <w:ins w:id="1217" w:author="Ed" w:date="2013-04-03T12:06:00Z"/>
              </w:rPr>
              <w:pPrChange w:id="1218" w:author="Ed" w:date="2013-04-03T12:08:00Z">
                <w:pPr>
                  <w:pStyle w:val="NoSpacing"/>
                </w:pPr>
              </w:pPrChange>
            </w:pPr>
            <w:ins w:id="1219" w:author="Ed" w:date="2013-04-03T12:07:00Z">
              <w:r>
                <w:t>Network Equipment</w:t>
              </w:r>
            </w:ins>
          </w:p>
        </w:tc>
        <w:tc>
          <w:tcPr>
            <w:tcW w:w="2879" w:type="dxa"/>
            <w:tcPrChange w:id="1220" w:author="Ed" w:date="2013-04-03T12:27:00Z">
              <w:tcPr>
                <w:tcW w:w="2879" w:type="dxa"/>
                <w:gridSpan w:val="2"/>
              </w:tcPr>
            </w:tcPrChange>
          </w:tcPr>
          <w:p w:rsidR="00B161FC" w:rsidRDefault="006349D4">
            <w:pPr>
              <w:pStyle w:val="NoSpacing"/>
              <w:jc w:val="right"/>
              <w:rPr>
                <w:ins w:id="1221" w:author="Ed" w:date="2013-04-03T12:06:00Z"/>
              </w:rPr>
              <w:pPrChange w:id="1222" w:author="Ed" w:date="2013-04-03T12:27:00Z">
                <w:pPr>
                  <w:pStyle w:val="NoSpacing"/>
                </w:pPr>
              </w:pPrChange>
            </w:pPr>
            <w:ins w:id="1223" w:author="Ed" w:date="2013-04-03T12:23:00Z">
              <w:r>
                <w:t>$40</w:t>
              </w:r>
            </w:ins>
          </w:p>
        </w:tc>
      </w:tr>
      <w:tr w:rsidR="00B161FC" w:rsidTr="00CA19BC">
        <w:trPr>
          <w:ins w:id="1224" w:author="Ed" w:date="2013-04-03T12:07:00Z"/>
          <w:trPrChange w:id="1225" w:author="Ed" w:date="2013-04-03T12:27:00Z">
            <w:trPr>
              <w:gridAfter w:val="0"/>
            </w:trPr>
          </w:trPrChange>
        </w:trPr>
        <w:tc>
          <w:tcPr>
            <w:tcW w:w="4864" w:type="dxa"/>
            <w:tcPrChange w:id="1226" w:author="Ed" w:date="2013-04-03T12:27:00Z">
              <w:tcPr>
                <w:tcW w:w="3084" w:type="dxa"/>
                <w:gridSpan w:val="2"/>
              </w:tcPr>
            </w:tcPrChange>
          </w:tcPr>
          <w:p w:rsidR="00B161FC" w:rsidRDefault="00B161FC">
            <w:pPr>
              <w:pStyle w:val="NoSpacing"/>
              <w:jc w:val="left"/>
              <w:rPr>
                <w:ins w:id="1227" w:author="Ed" w:date="2013-04-03T12:07:00Z"/>
              </w:rPr>
              <w:pPrChange w:id="1228" w:author="Ed" w:date="2013-04-03T12:08:00Z">
                <w:pPr>
                  <w:pStyle w:val="NoSpacing"/>
                </w:pPr>
              </w:pPrChange>
            </w:pPr>
            <w:ins w:id="1229" w:author="Ed" w:date="2013-04-03T12:07:00Z">
              <w:r>
                <w:t>RS-422 – USB converter</w:t>
              </w:r>
            </w:ins>
          </w:p>
        </w:tc>
        <w:tc>
          <w:tcPr>
            <w:tcW w:w="2879" w:type="dxa"/>
            <w:tcPrChange w:id="1230" w:author="Ed" w:date="2013-04-03T12:27:00Z">
              <w:tcPr>
                <w:tcW w:w="2879" w:type="dxa"/>
                <w:gridSpan w:val="2"/>
              </w:tcPr>
            </w:tcPrChange>
          </w:tcPr>
          <w:p w:rsidR="00B161FC" w:rsidRDefault="006349D4">
            <w:pPr>
              <w:pStyle w:val="NoSpacing"/>
              <w:jc w:val="right"/>
              <w:rPr>
                <w:ins w:id="1231" w:author="Ed" w:date="2013-04-03T12:07:00Z"/>
              </w:rPr>
              <w:pPrChange w:id="1232" w:author="Ed" w:date="2013-04-03T12:27:00Z">
                <w:pPr>
                  <w:pStyle w:val="NoSpacing"/>
                </w:pPr>
              </w:pPrChange>
            </w:pPr>
            <w:ins w:id="1233" w:author="Ed" w:date="2013-04-03T12:24:00Z">
              <w:r>
                <w:t>$80</w:t>
              </w:r>
            </w:ins>
          </w:p>
        </w:tc>
      </w:tr>
      <w:tr w:rsidR="00523298" w:rsidTr="00CA19BC">
        <w:trPr>
          <w:ins w:id="1234" w:author="Ed" w:date="2013-04-03T12:24:00Z"/>
          <w:trPrChange w:id="1235" w:author="Ed" w:date="2013-04-03T12:27:00Z">
            <w:trPr>
              <w:gridAfter w:val="0"/>
            </w:trPr>
          </w:trPrChange>
        </w:trPr>
        <w:tc>
          <w:tcPr>
            <w:tcW w:w="4864" w:type="dxa"/>
            <w:tcPrChange w:id="1236" w:author="Ed" w:date="2013-04-03T12:27:00Z">
              <w:tcPr>
                <w:tcW w:w="3084" w:type="dxa"/>
                <w:gridSpan w:val="2"/>
              </w:tcPr>
            </w:tcPrChange>
          </w:tcPr>
          <w:p w:rsidR="00523298" w:rsidRDefault="00523298" w:rsidP="00B161FC">
            <w:pPr>
              <w:pStyle w:val="NoSpacing"/>
              <w:jc w:val="left"/>
              <w:rPr>
                <w:ins w:id="1237" w:author="Ed" w:date="2013-04-03T12:24:00Z"/>
              </w:rPr>
            </w:pPr>
            <w:proofErr w:type="spellStart"/>
            <w:ins w:id="1238" w:author="Ed" w:date="2013-04-03T12:25:00Z">
              <w:r>
                <w:t>Arduino</w:t>
              </w:r>
            </w:ins>
            <w:proofErr w:type="spellEnd"/>
          </w:p>
        </w:tc>
        <w:tc>
          <w:tcPr>
            <w:tcW w:w="2879" w:type="dxa"/>
            <w:tcPrChange w:id="1239" w:author="Ed" w:date="2013-04-03T12:27:00Z">
              <w:tcPr>
                <w:tcW w:w="2879" w:type="dxa"/>
                <w:gridSpan w:val="2"/>
              </w:tcPr>
            </w:tcPrChange>
          </w:tcPr>
          <w:p w:rsidR="00523298" w:rsidRDefault="00523298">
            <w:pPr>
              <w:pStyle w:val="NoSpacing"/>
              <w:jc w:val="right"/>
              <w:rPr>
                <w:ins w:id="1240" w:author="Ed" w:date="2013-04-03T12:24:00Z"/>
              </w:rPr>
              <w:pPrChange w:id="1241" w:author="Ed" w:date="2013-04-03T12:27:00Z">
                <w:pPr>
                  <w:pStyle w:val="NoSpacing"/>
                </w:pPr>
              </w:pPrChange>
            </w:pPr>
            <w:ins w:id="1242" w:author="Ed" w:date="2013-04-03T12:25:00Z">
              <w:r>
                <w:t>$30</w:t>
              </w:r>
            </w:ins>
          </w:p>
        </w:tc>
      </w:tr>
      <w:tr w:rsidR="00B161FC" w:rsidTr="00CA19BC">
        <w:trPr>
          <w:ins w:id="1243" w:author="Ed" w:date="2013-04-03T12:07:00Z"/>
          <w:trPrChange w:id="1244" w:author="Ed" w:date="2013-04-03T12:27:00Z">
            <w:trPr>
              <w:gridAfter w:val="0"/>
            </w:trPr>
          </w:trPrChange>
        </w:trPr>
        <w:tc>
          <w:tcPr>
            <w:tcW w:w="4864" w:type="dxa"/>
            <w:tcPrChange w:id="1245" w:author="Ed" w:date="2013-04-03T12:27:00Z">
              <w:tcPr>
                <w:tcW w:w="3084" w:type="dxa"/>
                <w:gridSpan w:val="2"/>
              </w:tcPr>
            </w:tcPrChange>
          </w:tcPr>
          <w:p w:rsidR="00B161FC" w:rsidRDefault="00B161FC">
            <w:pPr>
              <w:pStyle w:val="NoSpacing"/>
              <w:jc w:val="left"/>
              <w:rPr>
                <w:ins w:id="1246" w:author="Ed" w:date="2013-04-03T12:07:00Z"/>
              </w:rPr>
              <w:pPrChange w:id="1247" w:author="Ed" w:date="2013-04-03T12:08:00Z">
                <w:pPr>
                  <w:pStyle w:val="NoSpacing"/>
                </w:pPr>
              </w:pPrChange>
            </w:pPr>
            <w:ins w:id="1248" w:author="Ed" w:date="2013-04-03T12:07:00Z">
              <w:r>
                <w:t>Miscellaneous Electrical Components</w:t>
              </w:r>
            </w:ins>
          </w:p>
        </w:tc>
        <w:tc>
          <w:tcPr>
            <w:tcW w:w="2879" w:type="dxa"/>
            <w:tcPrChange w:id="1249" w:author="Ed" w:date="2013-04-03T12:27:00Z">
              <w:tcPr>
                <w:tcW w:w="2879" w:type="dxa"/>
                <w:gridSpan w:val="2"/>
              </w:tcPr>
            </w:tcPrChange>
          </w:tcPr>
          <w:p w:rsidR="00B161FC" w:rsidRDefault="006349D4">
            <w:pPr>
              <w:pStyle w:val="NoSpacing"/>
              <w:jc w:val="right"/>
              <w:rPr>
                <w:ins w:id="1250" w:author="Ed" w:date="2013-04-03T12:07:00Z"/>
              </w:rPr>
              <w:pPrChange w:id="1251" w:author="Ed" w:date="2013-04-03T12:27:00Z">
                <w:pPr>
                  <w:pStyle w:val="NoSpacing"/>
                </w:pPr>
              </w:pPrChange>
            </w:pPr>
            <w:ins w:id="1252" w:author="Ed" w:date="2013-04-03T12:24:00Z">
              <w:r>
                <w:t>$50</w:t>
              </w:r>
            </w:ins>
          </w:p>
        </w:tc>
      </w:tr>
      <w:tr w:rsidR="00CA19BC" w:rsidTr="00CA19BC">
        <w:trPr>
          <w:ins w:id="1253" w:author="Ed" w:date="2013-04-03T12:27:00Z"/>
        </w:trPr>
        <w:tc>
          <w:tcPr>
            <w:tcW w:w="4864" w:type="dxa"/>
          </w:tcPr>
          <w:p w:rsidR="00CA19BC" w:rsidRPr="00CA19BC" w:rsidRDefault="00CA19BC" w:rsidP="00B161FC">
            <w:pPr>
              <w:pStyle w:val="NoSpacing"/>
              <w:jc w:val="left"/>
              <w:rPr>
                <w:ins w:id="1254" w:author="Ed" w:date="2013-04-03T12:27:00Z"/>
                <w:b/>
                <w:rPrChange w:id="1255" w:author="Ed" w:date="2013-04-03T12:27:00Z">
                  <w:rPr>
                    <w:ins w:id="1256" w:author="Ed" w:date="2013-04-03T12:27:00Z"/>
                  </w:rPr>
                </w:rPrChange>
              </w:rPr>
            </w:pPr>
            <w:ins w:id="1257" w:author="Ed" w:date="2013-04-03T12:27:00Z">
              <w:r w:rsidRPr="00CA19BC">
                <w:rPr>
                  <w:b/>
                  <w:rPrChange w:id="1258" w:author="Ed" w:date="2013-04-03T12:27:00Z">
                    <w:rPr/>
                  </w:rPrChange>
                </w:rPr>
                <w:t>Total</w:t>
              </w:r>
            </w:ins>
          </w:p>
        </w:tc>
        <w:tc>
          <w:tcPr>
            <w:tcW w:w="2879" w:type="dxa"/>
          </w:tcPr>
          <w:p w:rsidR="00CA19BC" w:rsidRDefault="00CA19BC" w:rsidP="00CA19BC">
            <w:pPr>
              <w:pStyle w:val="NoSpacing"/>
              <w:jc w:val="right"/>
              <w:rPr>
                <w:ins w:id="1259" w:author="Ed" w:date="2013-04-03T12:27:00Z"/>
              </w:rPr>
            </w:pPr>
            <w:ins w:id="1260" w:author="Ed" w:date="2013-04-03T12:27:00Z">
              <w:r>
                <w:fldChar w:fldCharType="begin"/>
              </w:r>
              <w:r>
                <w:instrText xml:space="preserve"> =SUM(ABOVE) </w:instrText>
              </w:r>
            </w:ins>
            <w:r>
              <w:fldChar w:fldCharType="separate"/>
            </w:r>
            <w:ins w:id="1261" w:author="Ed" w:date="2013-04-03T12:27:00Z">
              <w:r>
                <w:rPr>
                  <w:noProof/>
                </w:rPr>
                <w:t>$31878.00</w:t>
              </w:r>
              <w:r>
                <w:fldChar w:fldCharType="end"/>
              </w:r>
            </w:ins>
          </w:p>
        </w:tc>
      </w:tr>
    </w:tbl>
    <w:p w:rsidR="001047D9" w:rsidRPr="00B161FC" w:rsidRDefault="001047D9">
      <w:pPr>
        <w:rPr>
          <w:ins w:id="1262" w:author="Ed" w:date="2013-04-03T11:52:00Z"/>
        </w:rPr>
        <w:pPrChange w:id="1263" w:author="Ed" w:date="2013-04-03T11:52:00Z">
          <w:pPr>
            <w:pStyle w:val="Heading1"/>
          </w:pPr>
        </w:pPrChange>
      </w:pPr>
    </w:p>
    <w:p w:rsidR="00021F0A" w:rsidRDefault="00C702FF" w:rsidP="001047D9">
      <w:pPr>
        <w:pStyle w:val="Heading1"/>
      </w:pPr>
      <w:r>
        <w:lastRenderedPageBreak/>
        <w:t xml:space="preserve">Appendix </w:t>
      </w:r>
      <w:del w:id="1264" w:author="Ed" w:date="2013-04-03T11:52:00Z">
        <w:r w:rsidDel="001047D9">
          <w:delText>1</w:delText>
        </w:r>
      </w:del>
      <w:ins w:id="1265" w:author="Ed" w:date="2013-04-03T11:52:00Z">
        <w:r w:rsidR="001047D9">
          <w:t>2</w:t>
        </w:r>
      </w:ins>
      <w:r>
        <w:t>: Localization Data</w:t>
      </w:r>
      <w:bookmarkEnd w:id="1028"/>
      <w:bookmarkEnd w:id="1029"/>
    </w:p>
    <w:p w:rsidR="00C702FF" w:rsidRDefault="00C702FF" w:rsidP="001047D9">
      <w:pPr>
        <w:pStyle w:val="Heading2"/>
      </w:pPr>
      <w:bookmarkStart w:id="1266" w:name="_Toc352053883"/>
      <w:bookmarkStart w:id="1267" w:name="_Toc351997933"/>
      <w:r>
        <w:t>Ten Meter Straight Line</w:t>
      </w:r>
      <w:bookmarkEnd w:id="1266"/>
      <w:bookmarkEnd w:id="1267"/>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327"/>
      </w:tblGrid>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Displacement</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rsidR="00F651EA" w:rsidRPr="00F651EA" w:rsidRDefault="00F651EA">
            <w:pPr>
              <w:pStyle w:val="NoSpacing"/>
              <w:jc w:val="right"/>
              <w:rPr>
                <w:lang w:bidi="ar-SA"/>
              </w:rPr>
              <w:pPrChange w:id="1268" w:author="Ed" w:date="2013-04-02T10:13:00Z">
                <w:pPr>
                  <w:pStyle w:val="NoSpacing"/>
                </w:pPr>
              </w:pPrChange>
            </w:pPr>
            <w:r w:rsidRPr="00F651EA">
              <w:rPr>
                <w:lang w:bidi="ar-SA"/>
              </w:rPr>
              <w:t>9.535</w:t>
            </w:r>
          </w:p>
        </w:tc>
        <w:tc>
          <w:tcPr>
            <w:tcW w:w="1240" w:type="pct"/>
            <w:shd w:val="clear" w:color="auto" w:fill="auto"/>
            <w:noWrap/>
            <w:vAlign w:val="bottom"/>
            <w:hideMark/>
          </w:tcPr>
          <w:p w:rsidR="00F651EA" w:rsidRPr="00F651EA" w:rsidRDefault="00F651EA">
            <w:pPr>
              <w:pStyle w:val="NoSpacing"/>
              <w:jc w:val="right"/>
              <w:rPr>
                <w:lang w:bidi="ar-SA"/>
              </w:rPr>
              <w:pPrChange w:id="1269" w:author="Ed" w:date="2013-04-02T10:13:00Z">
                <w:pPr>
                  <w:pStyle w:val="NoSpacing"/>
                </w:pPr>
              </w:pPrChange>
            </w:pPr>
            <w:r w:rsidRPr="00F651EA">
              <w:rPr>
                <w:lang w:bidi="ar-SA"/>
              </w:rPr>
              <w:t>-2.908</w:t>
            </w:r>
          </w:p>
        </w:tc>
        <w:tc>
          <w:tcPr>
            <w:tcW w:w="1330" w:type="pct"/>
            <w:shd w:val="clear" w:color="auto" w:fill="auto"/>
            <w:noWrap/>
            <w:vAlign w:val="bottom"/>
            <w:hideMark/>
          </w:tcPr>
          <w:p w:rsidR="00F651EA" w:rsidRPr="00F651EA" w:rsidRDefault="00F651EA">
            <w:pPr>
              <w:pStyle w:val="NoSpacing"/>
              <w:jc w:val="right"/>
              <w:rPr>
                <w:lang w:bidi="ar-SA"/>
              </w:rPr>
              <w:pPrChange w:id="1270" w:author="Ed" w:date="2013-04-02T10:13:00Z">
                <w:pPr>
                  <w:pStyle w:val="NoSpacing"/>
                </w:pPr>
              </w:pPrChange>
            </w:pPr>
            <w:r w:rsidRPr="00F651EA">
              <w:rPr>
                <w:lang w:bidi="ar-SA"/>
              </w:rPr>
              <w:t>9.969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rsidR="00F651EA" w:rsidRPr="00F651EA" w:rsidRDefault="00F651EA">
            <w:pPr>
              <w:pStyle w:val="NoSpacing"/>
              <w:jc w:val="right"/>
              <w:rPr>
                <w:lang w:bidi="ar-SA"/>
              </w:rPr>
              <w:pPrChange w:id="1271" w:author="Ed" w:date="2013-04-02T10:13:00Z">
                <w:pPr>
                  <w:pStyle w:val="NoSpacing"/>
                </w:pPr>
              </w:pPrChange>
            </w:pPr>
            <w:r w:rsidRPr="00F651EA">
              <w:rPr>
                <w:lang w:bidi="ar-SA"/>
              </w:rPr>
              <w:t>10.042</w:t>
            </w:r>
          </w:p>
        </w:tc>
        <w:tc>
          <w:tcPr>
            <w:tcW w:w="1240" w:type="pct"/>
            <w:shd w:val="clear" w:color="auto" w:fill="auto"/>
            <w:noWrap/>
            <w:vAlign w:val="bottom"/>
            <w:hideMark/>
          </w:tcPr>
          <w:p w:rsidR="00F651EA" w:rsidRPr="00F651EA" w:rsidRDefault="00F651EA">
            <w:pPr>
              <w:pStyle w:val="NoSpacing"/>
              <w:jc w:val="right"/>
              <w:rPr>
                <w:lang w:bidi="ar-SA"/>
              </w:rPr>
              <w:pPrChange w:id="1272" w:author="Ed" w:date="2013-04-02T10:13:00Z">
                <w:pPr>
                  <w:pStyle w:val="NoSpacing"/>
                </w:pPr>
              </w:pPrChange>
            </w:pPr>
            <w:r w:rsidRPr="00F651EA">
              <w:rPr>
                <w:lang w:bidi="ar-SA"/>
              </w:rPr>
              <w:t>-0.760</w:t>
            </w:r>
          </w:p>
        </w:tc>
        <w:tc>
          <w:tcPr>
            <w:tcW w:w="1330" w:type="pct"/>
            <w:shd w:val="clear" w:color="auto" w:fill="auto"/>
            <w:noWrap/>
            <w:vAlign w:val="bottom"/>
            <w:hideMark/>
          </w:tcPr>
          <w:p w:rsidR="00F651EA" w:rsidRPr="00F651EA" w:rsidRDefault="00F651EA">
            <w:pPr>
              <w:pStyle w:val="NoSpacing"/>
              <w:jc w:val="right"/>
              <w:rPr>
                <w:lang w:bidi="ar-SA"/>
              </w:rPr>
              <w:pPrChange w:id="1273" w:author="Ed" w:date="2013-04-02T10:13:00Z">
                <w:pPr>
                  <w:pStyle w:val="NoSpacing"/>
                </w:pPr>
              </w:pPrChange>
            </w:pPr>
            <w:r w:rsidRPr="00F651EA">
              <w:rPr>
                <w:lang w:bidi="ar-SA"/>
              </w:rPr>
              <w:t>10.071</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rsidR="00F651EA" w:rsidRPr="00F651EA" w:rsidRDefault="00F651EA">
            <w:pPr>
              <w:pStyle w:val="NoSpacing"/>
              <w:jc w:val="right"/>
              <w:rPr>
                <w:lang w:bidi="ar-SA"/>
              </w:rPr>
              <w:pPrChange w:id="1274" w:author="Ed" w:date="2013-04-02T10:13:00Z">
                <w:pPr>
                  <w:pStyle w:val="NoSpacing"/>
                </w:pPr>
              </w:pPrChange>
            </w:pPr>
            <w:r w:rsidRPr="00F651EA">
              <w:rPr>
                <w:lang w:bidi="ar-SA"/>
              </w:rPr>
              <w:t>10.373</w:t>
            </w:r>
          </w:p>
        </w:tc>
        <w:tc>
          <w:tcPr>
            <w:tcW w:w="1240" w:type="pct"/>
            <w:shd w:val="clear" w:color="auto" w:fill="auto"/>
            <w:noWrap/>
            <w:vAlign w:val="bottom"/>
            <w:hideMark/>
          </w:tcPr>
          <w:p w:rsidR="00F651EA" w:rsidRPr="00F651EA" w:rsidRDefault="00F651EA">
            <w:pPr>
              <w:pStyle w:val="NoSpacing"/>
              <w:jc w:val="right"/>
              <w:rPr>
                <w:lang w:bidi="ar-SA"/>
              </w:rPr>
              <w:pPrChange w:id="1275" w:author="Ed" w:date="2013-04-02T10:13:00Z">
                <w:pPr>
                  <w:pStyle w:val="NoSpacing"/>
                </w:pPr>
              </w:pPrChange>
            </w:pPr>
            <w:r w:rsidRPr="00F651EA">
              <w:rPr>
                <w:lang w:bidi="ar-SA"/>
              </w:rPr>
              <w:t>-0.032</w:t>
            </w:r>
          </w:p>
        </w:tc>
        <w:tc>
          <w:tcPr>
            <w:tcW w:w="1330" w:type="pct"/>
            <w:shd w:val="clear" w:color="auto" w:fill="auto"/>
            <w:noWrap/>
            <w:vAlign w:val="bottom"/>
            <w:hideMark/>
          </w:tcPr>
          <w:p w:rsidR="00F651EA" w:rsidRPr="00F651EA" w:rsidRDefault="00F651EA">
            <w:pPr>
              <w:pStyle w:val="NoSpacing"/>
              <w:jc w:val="right"/>
              <w:rPr>
                <w:lang w:bidi="ar-SA"/>
              </w:rPr>
              <w:pPrChange w:id="1276" w:author="Ed" w:date="2013-04-02T10:13:00Z">
                <w:pPr>
                  <w:pStyle w:val="NoSpacing"/>
                </w:pPr>
              </w:pPrChange>
            </w:pPr>
            <w:r w:rsidRPr="00F651EA">
              <w:rPr>
                <w:lang w:bidi="ar-SA"/>
              </w:rPr>
              <w:t>10.373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rsidR="00F651EA" w:rsidRPr="00F651EA" w:rsidRDefault="00F651EA">
            <w:pPr>
              <w:pStyle w:val="NoSpacing"/>
              <w:jc w:val="right"/>
              <w:rPr>
                <w:lang w:bidi="ar-SA"/>
              </w:rPr>
              <w:pPrChange w:id="1277" w:author="Ed" w:date="2013-04-02T10:13:00Z">
                <w:pPr>
                  <w:pStyle w:val="NoSpacing"/>
                </w:pPr>
              </w:pPrChange>
            </w:pPr>
            <w:r w:rsidRPr="00F651EA">
              <w:rPr>
                <w:lang w:bidi="ar-SA"/>
              </w:rPr>
              <w:t>9.99</w:t>
            </w:r>
            <w:ins w:id="1278" w:author="Ed" w:date="2013-04-02T10:12:00Z">
              <w:r w:rsidR="009E09EB">
                <w:rPr>
                  <w:lang w:bidi="ar-SA"/>
                </w:rPr>
                <w:t>5</w:t>
              </w:r>
            </w:ins>
            <w:del w:id="1279" w:author="Ed" w:date="2013-04-02T10:12:00Z">
              <w:r w:rsidRPr="00F651EA" w:rsidDel="009E09EB">
                <w:rPr>
                  <w:lang w:bidi="ar-SA"/>
                </w:rPr>
                <w:delText>498</w:delText>
              </w:r>
            </w:del>
          </w:p>
        </w:tc>
        <w:tc>
          <w:tcPr>
            <w:tcW w:w="1240" w:type="pct"/>
            <w:shd w:val="clear" w:color="auto" w:fill="auto"/>
            <w:noWrap/>
            <w:vAlign w:val="bottom"/>
            <w:hideMark/>
          </w:tcPr>
          <w:p w:rsidR="00F651EA" w:rsidRPr="00F651EA" w:rsidRDefault="00F651EA">
            <w:pPr>
              <w:pStyle w:val="NoSpacing"/>
              <w:jc w:val="right"/>
              <w:rPr>
                <w:lang w:bidi="ar-SA"/>
              </w:rPr>
              <w:pPrChange w:id="1280" w:author="Ed" w:date="2013-04-02T10:13:00Z">
                <w:pPr>
                  <w:pStyle w:val="NoSpacing"/>
                </w:pPr>
              </w:pPrChange>
            </w:pPr>
            <w:r w:rsidRPr="00F651EA">
              <w:rPr>
                <w:lang w:bidi="ar-SA"/>
              </w:rPr>
              <w:t>-0.45</w:t>
            </w:r>
            <w:ins w:id="1281" w:author="Ed" w:date="2013-04-02T10:12:00Z">
              <w:r w:rsidR="009E09EB">
                <w:rPr>
                  <w:lang w:bidi="ar-SA"/>
                </w:rPr>
                <w:t>4</w:t>
              </w:r>
            </w:ins>
            <w:del w:id="1282" w:author="Ed" w:date="2013-04-02T10:12:00Z">
              <w:r w:rsidRPr="00F651EA" w:rsidDel="009E09EB">
                <w:rPr>
                  <w:lang w:bidi="ar-SA"/>
                </w:rPr>
                <w:delText>3957</w:delText>
              </w:r>
            </w:del>
          </w:p>
        </w:tc>
        <w:tc>
          <w:tcPr>
            <w:tcW w:w="1330" w:type="pct"/>
            <w:shd w:val="clear" w:color="auto" w:fill="auto"/>
            <w:noWrap/>
            <w:vAlign w:val="bottom"/>
            <w:hideMark/>
          </w:tcPr>
          <w:p w:rsidR="00F651EA" w:rsidRPr="00F651EA" w:rsidRDefault="00F651EA">
            <w:pPr>
              <w:pStyle w:val="NoSpacing"/>
              <w:jc w:val="right"/>
              <w:rPr>
                <w:lang w:bidi="ar-SA"/>
              </w:rPr>
              <w:pPrChange w:id="1283" w:author="Ed" w:date="2013-04-02T10:13:00Z">
                <w:pPr>
                  <w:pStyle w:val="NoSpacing"/>
                </w:pPr>
              </w:pPrChange>
            </w:pPr>
            <w:r w:rsidRPr="00F651EA">
              <w:rPr>
                <w:lang w:bidi="ar-SA"/>
              </w:rPr>
              <w:t>10.005</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rsidR="00F651EA" w:rsidRPr="00F651EA" w:rsidRDefault="00F651EA">
            <w:pPr>
              <w:pStyle w:val="NoSpacing"/>
              <w:jc w:val="right"/>
              <w:rPr>
                <w:lang w:bidi="ar-SA"/>
              </w:rPr>
              <w:pPrChange w:id="1284" w:author="Ed" w:date="2013-04-02T10:13:00Z">
                <w:pPr>
                  <w:pStyle w:val="NoSpacing"/>
                </w:pPr>
              </w:pPrChange>
            </w:pPr>
            <w:r w:rsidRPr="00F651EA">
              <w:rPr>
                <w:lang w:bidi="ar-SA"/>
              </w:rPr>
              <w:t>9.881</w:t>
            </w:r>
            <w:del w:id="1285" w:author="Ed" w:date="2013-04-02T10:12:00Z">
              <w:r w:rsidRPr="00F651EA" w:rsidDel="009E09EB">
                <w:rPr>
                  <w:lang w:bidi="ar-SA"/>
                </w:rPr>
                <w:delText>05</w:delText>
              </w:r>
            </w:del>
          </w:p>
        </w:tc>
        <w:tc>
          <w:tcPr>
            <w:tcW w:w="1240" w:type="pct"/>
            <w:shd w:val="clear" w:color="auto" w:fill="auto"/>
            <w:noWrap/>
            <w:vAlign w:val="bottom"/>
            <w:hideMark/>
          </w:tcPr>
          <w:p w:rsidR="00F651EA" w:rsidRPr="00F651EA" w:rsidRDefault="00F651EA">
            <w:pPr>
              <w:pStyle w:val="NoSpacing"/>
              <w:jc w:val="right"/>
              <w:rPr>
                <w:lang w:bidi="ar-SA"/>
              </w:rPr>
              <w:pPrChange w:id="1286" w:author="Ed" w:date="2013-04-02T10:13:00Z">
                <w:pPr>
                  <w:pStyle w:val="NoSpacing"/>
                </w:pPr>
              </w:pPrChange>
            </w:pPr>
            <w:r w:rsidRPr="00F651EA">
              <w:rPr>
                <w:lang w:bidi="ar-SA"/>
              </w:rPr>
              <w:t>-0.66</w:t>
            </w:r>
            <w:ins w:id="1287" w:author="Ed" w:date="2013-04-02T10:12:00Z">
              <w:r w:rsidR="009E09EB">
                <w:rPr>
                  <w:lang w:bidi="ar-SA"/>
                </w:rPr>
                <w:t>3</w:t>
              </w:r>
            </w:ins>
            <w:del w:id="1288" w:author="Ed" w:date="2013-04-02T10:12:00Z">
              <w:r w:rsidRPr="00F651EA" w:rsidDel="009E09EB">
                <w:rPr>
                  <w:lang w:bidi="ar-SA"/>
                </w:rPr>
                <w:delText>2899</w:delText>
              </w:r>
            </w:del>
          </w:p>
        </w:tc>
        <w:tc>
          <w:tcPr>
            <w:tcW w:w="1330" w:type="pct"/>
            <w:shd w:val="clear" w:color="auto" w:fill="auto"/>
            <w:noWrap/>
            <w:vAlign w:val="bottom"/>
            <w:hideMark/>
          </w:tcPr>
          <w:p w:rsidR="00F651EA" w:rsidRPr="00F651EA" w:rsidRDefault="00F651EA">
            <w:pPr>
              <w:pStyle w:val="NoSpacing"/>
              <w:jc w:val="right"/>
              <w:rPr>
                <w:lang w:bidi="ar-SA"/>
              </w:rPr>
              <w:pPrChange w:id="1289" w:author="Ed" w:date="2013-04-02T10:13:00Z">
                <w:pPr>
                  <w:pStyle w:val="NoSpacing"/>
                </w:pPr>
              </w:pPrChange>
            </w:pPr>
            <w:r w:rsidRPr="00F651EA">
              <w:rPr>
                <w:lang w:bidi="ar-SA"/>
              </w:rPr>
              <w:t>9.903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rsidR="00F651EA" w:rsidRPr="00F651EA" w:rsidRDefault="00F651EA">
            <w:pPr>
              <w:pStyle w:val="NoSpacing"/>
              <w:jc w:val="right"/>
              <w:rPr>
                <w:lang w:bidi="ar-SA"/>
              </w:rPr>
              <w:pPrChange w:id="1290" w:author="Ed" w:date="2013-04-02T10:13:00Z">
                <w:pPr>
                  <w:pStyle w:val="NoSpacing"/>
                </w:pPr>
              </w:pPrChange>
            </w:pPr>
            <w:r w:rsidRPr="00F651EA">
              <w:rPr>
                <w:lang w:bidi="ar-SA"/>
              </w:rPr>
              <w:t>10.01</w:t>
            </w:r>
            <w:ins w:id="1291" w:author="Ed" w:date="2013-04-02T10:12:00Z">
              <w:r w:rsidR="009E09EB">
                <w:rPr>
                  <w:lang w:bidi="ar-SA"/>
                </w:rPr>
                <w:t>8</w:t>
              </w:r>
            </w:ins>
            <w:del w:id="1292" w:author="Ed" w:date="2013-04-02T10:12:00Z">
              <w:r w:rsidRPr="00F651EA" w:rsidDel="009E09EB">
                <w:rPr>
                  <w:lang w:bidi="ar-SA"/>
                </w:rPr>
                <w:delText>75</w:delText>
              </w:r>
            </w:del>
          </w:p>
        </w:tc>
        <w:tc>
          <w:tcPr>
            <w:tcW w:w="1240" w:type="pct"/>
            <w:shd w:val="clear" w:color="auto" w:fill="auto"/>
            <w:noWrap/>
            <w:vAlign w:val="bottom"/>
            <w:hideMark/>
          </w:tcPr>
          <w:p w:rsidR="00F651EA" w:rsidRPr="00F651EA" w:rsidRDefault="00F651EA">
            <w:pPr>
              <w:pStyle w:val="NoSpacing"/>
              <w:jc w:val="right"/>
              <w:rPr>
                <w:lang w:bidi="ar-SA"/>
              </w:rPr>
              <w:pPrChange w:id="1293" w:author="Ed" w:date="2013-04-02T10:13:00Z">
                <w:pPr>
                  <w:pStyle w:val="NoSpacing"/>
                </w:pPr>
              </w:pPrChange>
            </w:pPr>
            <w:r w:rsidRPr="00F651EA">
              <w:rPr>
                <w:lang w:bidi="ar-SA"/>
              </w:rPr>
              <w:t>-0.60</w:t>
            </w:r>
            <w:ins w:id="1294" w:author="Ed" w:date="2013-04-02T10:12:00Z">
              <w:r w:rsidR="009E09EB">
                <w:rPr>
                  <w:lang w:bidi="ar-SA"/>
                </w:rPr>
                <w:t>9</w:t>
              </w:r>
            </w:ins>
            <w:del w:id="1295" w:author="Ed" w:date="2013-04-02T10:12:00Z">
              <w:r w:rsidRPr="00F651EA" w:rsidDel="009E09EB">
                <w:rPr>
                  <w:lang w:bidi="ar-SA"/>
                </w:rPr>
                <w:delText>8976</w:delText>
              </w:r>
            </w:del>
          </w:p>
        </w:tc>
        <w:tc>
          <w:tcPr>
            <w:tcW w:w="1330" w:type="pct"/>
            <w:shd w:val="clear" w:color="auto" w:fill="auto"/>
            <w:noWrap/>
            <w:vAlign w:val="bottom"/>
            <w:hideMark/>
          </w:tcPr>
          <w:p w:rsidR="00F651EA" w:rsidRPr="00F651EA" w:rsidRDefault="00F651EA">
            <w:pPr>
              <w:pStyle w:val="NoSpacing"/>
              <w:jc w:val="right"/>
              <w:rPr>
                <w:lang w:bidi="ar-SA"/>
              </w:rPr>
              <w:pPrChange w:id="1296" w:author="Ed" w:date="2013-04-02T10:13:00Z">
                <w:pPr>
                  <w:pStyle w:val="NoSpacing"/>
                </w:pPr>
              </w:pPrChange>
            </w:pPr>
            <w:r w:rsidRPr="00F651EA">
              <w:rPr>
                <w:lang w:bidi="ar-SA"/>
              </w:rPr>
              <w:t>10.036</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rsidR="00F651EA" w:rsidRPr="00F651EA" w:rsidRDefault="00F651EA">
            <w:pPr>
              <w:pStyle w:val="NoSpacing"/>
              <w:jc w:val="right"/>
              <w:rPr>
                <w:lang w:bidi="ar-SA"/>
              </w:rPr>
              <w:pPrChange w:id="1297" w:author="Ed" w:date="2013-04-02T10:13:00Z">
                <w:pPr>
                  <w:pStyle w:val="NoSpacing"/>
                </w:pPr>
              </w:pPrChange>
            </w:pPr>
            <w:r w:rsidRPr="00F651EA">
              <w:rPr>
                <w:lang w:bidi="ar-SA"/>
              </w:rPr>
              <w:t>9.974</w:t>
            </w:r>
          </w:p>
        </w:tc>
        <w:tc>
          <w:tcPr>
            <w:tcW w:w="1240" w:type="pct"/>
            <w:shd w:val="clear" w:color="auto" w:fill="auto"/>
            <w:noWrap/>
            <w:vAlign w:val="bottom"/>
            <w:hideMark/>
          </w:tcPr>
          <w:p w:rsidR="00F651EA" w:rsidRPr="00F651EA" w:rsidRDefault="00F651EA">
            <w:pPr>
              <w:pStyle w:val="NoSpacing"/>
              <w:jc w:val="right"/>
              <w:rPr>
                <w:lang w:bidi="ar-SA"/>
              </w:rPr>
              <w:pPrChange w:id="1298" w:author="Ed" w:date="2013-04-02T10:13:00Z">
                <w:pPr>
                  <w:pStyle w:val="NoSpacing"/>
                </w:pPr>
              </w:pPrChange>
            </w:pPr>
            <w:r w:rsidRPr="00F651EA">
              <w:rPr>
                <w:lang w:bidi="ar-SA"/>
              </w:rPr>
              <w:t>-0.904</w:t>
            </w:r>
            <w:del w:id="1299" w:author="Ed" w:date="2013-04-02T10:12:00Z">
              <w:r w:rsidRPr="00F651EA" w:rsidDel="009E09EB">
                <w:rPr>
                  <w:lang w:bidi="ar-SA"/>
                </w:rPr>
                <w:delText>4</w:delText>
              </w:r>
            </w:del>
          </w:p>
        </w:tc>
        <w:tc>
          <w:tcPr>
            <w:tcW w:w="1330" w:type="pct"/>
            <w:shd w:val="clear" w:color="auto" w:fill="auto"/>
            <w:noWrap/>
            <w:vAlign w:val="bottom"/>
            <w:hideMark/>
          </w:tcPr>
          <w:p w:rsidR="00F651EA" w:rsidRPr="00F651EA" w:rsidRDefault="00F651EA">
            <w:pPr>
              <w:pStyle w:val="NoSpacing"/>
              <w:jc w:val="right"/>
              <w:rPr>
                <w:lang w:bidi="ar-SA"/>
              </w:rPr>
              <w:pPrChange w:id="1300" w:author="Ed" w:date="2013-04-02T10:13:00Z">
                <w:pPr>
                  <w:pStyle w:val="NoSpacing"/>
                </w:pPr>
              </w:pPrChange>
            </w:pPr>
            <w:r w:rsidRPr="00F651EA">
              <w:rPr>
                <w:lang w:bidi="ar-SA"/>
              </w:rPr>
              <w:t>10.059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rsidR="00F651EA" w:rsidRPr="00F651EA" w:rsidRDefault="00F651EA">
            <w:pPr>
              <w:pStyle w:val="NoSpacing"/>
              <w:jc w:val="right"/>
              <w:rPr>
                <w:lang w:bidi="ar-SA"/>
              </w:rPr>
              <w:pPrChange w:id="1301" w:author="Ed" w:date="2013-04-02T10:13:00Z">
                <w:pPr>
                  <w:pStyle w:val="NoSpacing"/>
                </w:pPr>
              </w:pPrChange>
            </w:pPr>
            <w:r w:rsidRPr="00F651EA">
              <w:rPr>
                <w:lang w:bidi="ar-SA"/>
              </w:rPr>
              <w:t>0.271</w:t>
            </w:r>
            <w:del w:id="1302" w:author="Ed" w:date="2013-04-02T10:12:00Z">
              <w:r w:rsidRPr="00F651EA" w:rsidDel="009E09EB">
                <w:rPr>
                  <w:lang w:bidi="ar-SA"/>
                </w:rPr>
                <w:delText>0675</w:delText>
              </w:r>
            </w:del>
            <w:r w:rsidRPr="00F651EA">
              <w:rPr>
                <w:lang w:bidi="ar-SA"/>
              </w:rPr>
              <w:t>1</w:t>
            </w:r>
          </w:p>
        </w:tc>
        <w:tc>
          <w:tcPr>
            <w:tcW w:w="1240" w:type="pct"/>
            <w:shd w:val="clear" w:color="auto" w:fill="auto"/>
            <w:noWrap/>
            <w:vAlign w:val="bottom"/>
            <w:hideMark/>
          </w:tcPr>
          <w:p w:rsidR="00F651EA" w:rsidRPr="00F651EA" w:rsidRDefault="00F651EA">
            <w:pPr>
              <w:pStyle w:val="NoSpacing"/>
              <w:jc w:val="right"/>
              <w:rPr>
                <w:lang w:bidi="ar-SA"/>
              </w:rPr>
              <w:pPrChange w:id="1303" w:author="Ed" w:date="2013-04-02T10:13:00Z">
                <w:pPr>
                  <w:pStyle w:val="NoSpacing"/>
                </w:pPr>
              </w:pPrChange>
            </w:pPr>
            <w:r w:rsidRPr="00F651EA">
              <w:rPr>
                <w:lang w:bidi="ar-SA"/>
              </w:rPr>
              <w:t>1.01</w:t>
            </w:r>
            <w:ins w:id="1304" w:author="Ed" w:date="2013-04-02T10:12:00Z">
              <w:r w:rsidR="009E09EB">
                <w:rPr>
                  <w:lang w:bidi="ar-SA"/>
                </w:rPr>
                <w:t>5</w:t>
              </w:r>
            </w:ins>
            <w:del w:id="1305" w:author="Ed" w:date="2013-04-02T10:12:00Z">
              <w:r w:rsidRPr="00F651EA" w:rsidDel="009E09EB">
                <w:rPr>
                  <w:lang w:bidi="ar-SA"/>
                </w:rPr>
                <w:delText>453792</w:delText>
              </w:r>
            </w:del>
          </w:p>
        </w:tc>
        <w:tc>
          <w:tcPr>
            <w:tcW w:w="1330" w:type="pct"/>
            <w:shd w:val="clear" w:color="auto" w:fill="auto"/>
            <w:noWrap/>
            <w:vAlign w:val="bottom"/>
            <w:hideMark/>
          </w:tcPr>
          <w:p w:rsidR="00F651EA" w:rsidRPr="00F651EA" w:rsidRDefault="00F651EA">
            <w:pPr>
              <w:pStyle w:val="NoSpacing"/>
              <w:jc w:val="right"/>
              <w:rPr>
                <w:lang w:bidi="ar-SA"/>
              </w:rPr>
              <w:pPrChange w:id="1306" w:author="Ed" w:date="2013-04-02T10:13:00Z">
                <w:pPr>
                  <w:pStyle w:val="NoSpacing"/>
                </w:pPr>
              </w:pPrChange>
            </w:pPr>
            <w:r w:rsidRPr="00F651EA">
              <w:rPr>
                <w:lang w:bidi="ar-SA"/>
              </w:rPr>
              <w:t>0.1640</w:t>
            </w:r>
          </w:p>
        </w:tc>
      </w:tr>
    </w:tbl>
    <w:p w:rsidR="00F651EA" w:rsidRDefault="00F651EA" w:rsidP="00CA427F"/>
    <w:p w:rsidR="002121EA" w:rsidRDefault="00CC5A2E" w:rsidP="00CA427F">
      <w:proofErr w:type="gramStart"/>
      <w:r>
        <w:t>All measurements in meters, except where indicated.</w:t>
      </w:r>
      <w:proofErr w:type="gramEnd"/>
      <w:r>
        <w:t xml:space="preserve"> </w:t>
      </w:r>
      <w:del w:id="1307" w:author="Ed" w:date="2013-04-02T10:12:00Z">
        <w:r w:rsidDel="009E09EB">
          <w:delText xml:space="preserve">Oz and Ow indicate quaternion components z and w. </w:delText>
        </w:r>
      </w:del>
      <w:r>
        <w:t>Perfect localization would be 10 meters translation in the x direction</w:t>
      </w:r>
      <w:r w:rsidR="00F651EA">
        <w:t xml:space="preserve"> and</w:t>
      </w:r>
      <w:r>
        <w:t xml:space="preserve"> 0 meters translation in the y direction</w:t>
      </w:r>
      <w:r w:rsidR="00F651EA">
        <w:t>.</w:t>
      </w:r>
    </w:p>
    <w:p w:rsidR="002B69CE" w:rsidRDefault="002B69CE">
      <w:pPr>
        <w:spacing w:line="240" w:lineRule="auto"/>
        <w:ind w:left="0"/>
        <w:jc w:val="left"/>
        <w:rPr>
          <w:rFonts w:ascii="Cambria" w:hAnsi="Cambria"/>
          <w:b/>
          <w:bCs/>
          <w:sz w:val="26"/>
          <w:szCs w:val="26"/>
        </w:rPr>
      </w:pPr>
      <w:bookmarkStart w:id="1308" w:name="_Toc352053884"/>
      <w:bookmarkStart w:id="1309" w:name="_Toc351997934"/>
      <w:r>
        <w:br w:type="page"/>
      </w:r>
    </w:p>
    <w:p w:rsidR="00C702FF" w:rsidRDefault="00C702FF" w:rsidP="001047D9">
      <w:pPr>
        <w:pStyle w:val="Heading2"/>
      </w:pPr>
      <w:r>
        <w:lastRenderedPageBreak/>
        <w:t>Five Laps of One Meter Radius Circle</w:t>
      </w:r>
      <w:bookmarkEnd w:id="1308"/>
      <w:bookmarkEnd w:id="13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310" w:author="Ed" w:date="2013-04-02T10:13:00Z">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090"/>
        <w:gridCol w:w="770"/>
        <w:gridCol w:w="770"/>
        <w:gridCol w:w="770"/>
        <w:gridCol w:w="770"/>
        <w:gridCol w:w="1550"/>
        <w:gridCol w:w="1610"/>
        <w:tblGridChange w:id="1311">
          <w:tblGrid>
            <w:gridCol w:w="1458"/>
            <w:gridCol w:w="1080"/>
            <w:gridCol w:w="1080"/>
            <w:gridCol w:w="1080"/>
            <w:gridCol w:w="1350"/>
            <w:gridCol w:w="1620"/>
            <w:gridCol w:w="1509"/>
          </w:tblGrid>
        </w:tblGridChange>
      </w:tblGrid>
      <w:tr w:rsidR="002121EA" w:rsidRPr="00F651EA" w:rsidTr="009E09EB">
        <w:trPr>
          <w:trHeight w:val="300"/>
          <w:trPrChange w:id="1312" w:author="Ed" w:date="2013-04-02T10:13:00Z">
            <w:trPr>
              <w:trHeight w:val="300"/>
            </w:trPr>
          </w:trPrChange>
        </w:trPr>
        <w:tc>
          <w:tcPr>
            <w:tcW w:w="2090" w:type="dxa"/>
            <w:shd w:val="clear" w:color="auto" w:fill="auto"/>
            <w:noWrap/>
            <w:vAlign w:val="bottom"/>
            <w:hideMark/>
            <w:tcPrChange w:id="131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Trial</w:t>
            </w:r>
          </w:p>
        </w:tc>
        <w:tc>
          <w:tcPr>
            <w:tcW w:w="770" w:type="dxa"/>
            <w:shd w:val="clear" w:color="auto" w:fill="auto"/>
            <w:noWrap/>
            <w:vAlign w:val="bottom"/>
            <w:hideMark/>
            <w:tcPrChange w:id="1314"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x</w:t>
            </w:r>
          </w:p>
        </w:tc>
        <w:tc>
          <w:tcPr>
            <w:tcW w:w="770" w:type="dxa"/>
            <w:shd w:val="clear" w:color="auto" w:fill="auto"/>
            <w:noWrap/>
            <w:vAlign w:val="bottom"/>
            <w:hideMark/>
            <w:tcPrChange w:id="1315"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y</w:t>
            </w:r>
          </w:p>
        </w:tc>
        <w:tc>
          <w:tcPr>
            <w:tcW w:w="770" w:type="dxa"/>
            <w:shd w:val="clear" w:color="auto" w:fill="auto"/>
            <w:noWrap/>
            <w:vAlign w:val="bottom"/>
            <w:hideMark/>
            <w:tcPrChange w:id="1316"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Oz</w:t>
            </w:r>
          </w:p>
        </w:tc>
        <w:tc>
          <w:tcPr>
            <w:tcW w:w="770" w:type="dxa"/>
            <w:shd w:val="clear" w:color="auto" w:fill="auto"/>
            <w:noWrap/>
            <w:vAlign w:val="bottom"/>
            <w:hideMark/>
            <w:tcPrChange w:id="1317" w:author="Ed" w:date="2013-04-02T10:13:00Z">
              <w:tcPr>
                <w:tcW w:w="1350" w:type="dxa"/>
                <w:shd w:val="clear" w:color="auto" w:fill="auto"/>
                <w:noWrap/>
                <w:vAlign w:val="bottom"/>
                <w:hideMark/>
              </w:tcPr>
            </w:tcPrChange>
          </w:tcPr>
          <w:p w:rsidR="002121EA" w:rsidRPr="00F651EA" w:rsidRDefault="002121EA" w:rsidP="00F3160B">
            <w:pPr>
              <w:pStyle w:val="NoSpacing"/>
              <w:rPr>
                <w:lang w:bidi="ar-SA"/>
              </w:rPr>
            </w:pPr>
            <w:proofErr w:type="spellStart"/>
            <w:r w:rsidRPr="00F651EA">
              <w:rPr>
                <w:lang w:bidi="ar-SA"/>
              </w:rPr>
              <w:t>Ow</w:t>
            </w:r>
            <w:proofErr w:type="spellEnd"/>
          </w:p>
        </w:tc>
        <w:tc>
          <w:tcPr>
            <w:tcW w:w="1550" w:type="dxa"/>
            <w:shd w:val="clear" w:color="auto" w:fill="auto"/>
            <w:noWrap/>
            <w:vAlign w:val="bottom"/>
            <w:hideMark/>
            <w:tcPrChange w:id="1318" w:author="Ed" w:date="2013-04-02T10:13:00Z">
              <w:tcPr>
                <w:tcW w:w="162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Displacement</w:t>
            </w:r>
          </w:p>
        </w:tc>
        <w:tc>
          <w:tcPr>
            <w:tcW w:w="1610" w:type="dxa"/>
            <w:shd w:val="clear" w:color="auto" w:fill="auto"/>
            <w:noWrap/>
            <w:vAlign w:val="bottom"/>
            <w:hideMark/>
            <w:tcPrChange w:id="1319" w:author="Ed" w:date="2013-04-02T10:13:00Z">
              <w:tcPr>
                <w:tcW w:w="1509"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Heading (</w:t>
            </w:r>
            <w:proofErr w:type="spellStart"/>
            <w:r w:rsidRPr="00F651EA">
              <w:rPr>
                <w:lang w:bidi="ar-SA"/>
              </w:rPr>
              <w:t>deg</w:t>
            </w:r>
            <w:proofErr w:type="spellEnd"/>
            <w:r w:rsidRPr="00F651EA">
              <w:rPr>
                <w:lang w:bidi="ar-SA"/>
              </w:rPr>
              <w:t>)</w:t>
            </w:r>
          </w:p>
        </w:tc>
      </w:tr>
      <w:tr w:rsidR="002121EA" w:rsidRPr="00F651EA" w:rsidTr="009E09EB">
        <w:trPr>
          <w:trHeight w:val="300"/>
          <w:trPrChange w:id="1320" w:author="Ed" w:date="2013-04-02T10:13:00Z">
            <w:trPr>
              <w:trHeight w:val="300"/>
            </w:trPr>
          </w:trPrChange>
        </w:trPr>
        <w:tc>
          <w:tcPr>
            <w:tcW w:w="2090" w:type="dxa"/>
            <w:shd w:val="clear" w:color="auto" w:fill="auto"/>
            <w:noWrap/>
            <w:vAlign w:val="bottom"/>
            <w:hideMark/>
            <w:tcPrChange w:id="132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1</w:t>
            </w:r>
          </w:p>
        </w:tc>
        <w:tc>
          <w:tcPr>
            <w:tcW w:w="770" w:type="dxa"/>
            <w:shd w:val="clear" w:color="auto" w:fill="auto"/>
            <w:noWrap/>
            <w:vAlign w:val="bottom"/>
            <w:hideMark/>
            <w:tcPrChange w:id="132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23" w:author="Ed" w:date="2013-04-02T10:13:00Z">
                <w:pPr>
                  <w:pStyle w:val="NoSpacing"/>
                </w:pPr>
              </w:pPrChange>
            </w:pPr>
            <w:r w:rsidRPr="00F651EA">
              <w:rPr>
                <w:lang w:bidi="ar-SA"/>
              </w:rPr>
              <w:t>0.730</w:t>
            </w:r>
          </w:p>
        </w:tc>
        <w:tc>
          <w:tcPr>
            <w:tcW w:w="770" w:type="dxa"/>
            <w:shd w:val="clear" w:color="auto" w:fill="auto"/>
            <w:noWrap/>
            <w:vAlign w:val="bottom"/>
            <w:hideMark/>
            <w:tcPrChange w:id="132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25" w:author="Ed" w:date="2013-04-02T10:13:00Z">
                <w:pPr>
                  <w:pStyle w:val="NoSpacing"/>
                </w:pPr>
              </w:pPrChange>
            </w:pPr>
            <w:r w:rsidRPr="00F651EA">
              <w:rPr>
                <w:lang w:bidi="ar-SA"/>
              </w:rPr>
              <w:t>0.432</w:t>
            </w:r>
          </w:p>
        </w:tc>
        <w:tc>
          <w:tcPr>
            <w:tcW w:w="770" w:type="dxa"/>
            <w:shd w:val="clear" w:color="auto" w:fill="auto"/>
            <w:noWrap/>
            <w:vAlign w:val="bottom"/>
            <w:hideMark/>
            <w:tcPrChange w:id="132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27" w:author="Ed" w:date="2013-04-02T10:13:00Z">
                <w:pPr>
                  <w:pStyle w:val="NoSpacing"/>
                </w:pPr>
              </w:pPrChange>
            </w:pPr>
            <w:r w:rsidRPr="00F651EA">
              <w:rPr>
                <w:lang w:bidi="ar-SA"/>
              </w:rPr>
              <w:t>0.50</w:t>
            </w:r>
            <w:r w:rsidR="001B174C">
              <w:rPr>
                <w:lang w:bidi="ar-SA"/>
              </w:rPr>
              <w:t>7</w:t>
            </w:r>
          </w:p>
        </w:tc>
        <w:tc>
          <w:tcPr>
            <w:tcW w:w="770" w:type="dxa"/>
            <w:shd w:val="clear" w:color="auto" w:fill="auto"/>
            <w:noWrap/>
            <w:vAlign w:val="bottom"/>
            <w:hideMark/>
            <w:tcPrChange w:id="1328"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329" w:author="Ed" w:date="2013-04-02T10:13:00Z">
                <w:pPr>
                  <w:pStyle w:val="NoSpacing"/>
                </w:pPr>
              </w:pPrChange>
            </w:pPr>
            <w:r w:rsidRPr="00F651EA">
              <w:rPr>
                <w:lang w:bidi="ar-SA"/>
              </w:rPr>
              <w:t>0.862</w:t>
            </w:r>
          </w:p>
        </w:tc>
        <w:tc>
          <w:tcPr>
            <w:tcW w:w="1550" w:type="dxa"/>
            <w:shd w:val="clear" w:color="auto" w:fill="auto"/>
            <w:noWrap/>
            <w:vAlign w:val="bottom"/>
            <w:hideMark/>
            <w:tcPrChange w:id="1330"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331" w:author="Ed" w:date="2013-04-02T10:13:00Z">
                <w:pPr>
                  <w:pStyle w:val="NoSpacing"/>
                </w:pPr>
              </w:pPrChange>
            </w:pPr>
            <w:r w:rsidRPr="00F651EA">
              <w:rPr>
                <w:lang w:bidi="ar-SA"/>
              </w:rPr>
              <w:t>0.84</w:t>
            </w:r>
            <w:r w:rsidR="001B174C">
              <w:rPr>
                <w:lang w:bidi="ar-SA"/>
              </w:rPr>
              <w:t>9</w:t>
            </w:r>
          </w:p>
        </w:tc>
        <w:tc>
          <w:tcPr>
            <w:tcW w:w="1610" w:type="dxa"/>
            <w:shd w:val="clear" w:color="auto" w:fill="auto"/>
            <w:noWrap/>
            <w:vAlign w:val="bottom"/>
            <w:hideMark/>
            <w:tcPrChange w:id="1332"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333" w:author="Ed" w:date="2013-04-02T10:13:00Z">
                <w:pPr>
                  <w:pStyle w:val="NoSpacing"/>
                </w:pPr>
              </w:pPrChange>
            </w:pPr>
            <w:r w:rsidRPr="00F651EA">
              <w:rPr>
                <w:lang w:bidi="ar-SA"/>
              </w:rPr>
              <w:t>29.12</w:t>
            </w:r>
            <w:r w:rsidR="001B174C">
              <w:rPr>
                <w:lang w:bidi="ar-SA"/>
              </w:rPr>
              <w:t>4</w:t>
            </w:r>
          </w:p>
        </w:tc>
      </w:tr>
      <w:tr w:rsidR="002121EA" w:rsidRPr="00F651EA" w:rsidTr="009E09EB">
        <w:trPr>
          <w:trHeight w:val="300"/>
          <w:trPrChange w:id="1334" w:author="Ed" w:date="2013-04-02T10:13:00Z">
            <w:trPr>
              <w:trHeight w:val="300"/>
            </w:trPr>
          </w:trPrChange>
        </w:trPr>
        <w:tc>
          <w:tcPr>
            <w:tcW w:w="2090" w:type="dxa"/>
            <w:shd w:val="clear" w:color="auto" w:fill="auto"/>
            <w:noWrap/>
            <w:vAlign w:val="bottom"/>
            <w:hideMark/>
            <w:tcPrChange w:id="133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2</w:t>
            </w:r>
          </w:p>
        </w:tc>
        <w:tc>
          <w:tcPr>
            <w:tcW w:w="770" w:type="dxa"/>
            <w:shd w:val="clear" w:color="auto" w:fill="auto"/>
            <w:noWrap/>
            <w:vAlign w:val="bottom"/>
            <w:hideMark/>
            <w:tcPrChange w:id="133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37" w:author="Ed" w:date="2013-04-02T10:13:00Z">
                <w:pPr>
                  <w:pStyle w:val="NoSpacing"/>
                </w:pPr>
              </w:pPrChange>
            </w:pPr>
            <w:r w:rsidRPr="00F651EA">
              <w:rPr>
                <w:lang w:bidi="ar-SA"/>
              </w:rPr>
              <w:t>0.802</w:t>
            </w:r>
          </w:p>
        </w:tc>
        <w:tc>
          <w:tcPr>
            <w:tcW w:w="770" w:type="dxa"/>
            <w:shd w:val="clear" w:color="auto" w:fill="auto"/>
            <w:noWrap/>
            <w:vAlign w:val="bottom"/>
            <w:hideMark/>
            <w:tcPrChange w:id="133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39" w:author="Ed" w:date="2013-04-02T10:13:00Z">
                <w:pPr>
                  <w:pStyle w:val="NoSpacing"/>
                </w:pPr>
              </w:pPrChange>
            </w:pPr>
            <w:r w:rsidRPr="00F651EA">
              <w:rPr>
                <w:lang w:bidi="ar-SA"/>
              </w:rPr>
              <w:t>0.450</w:t>
            </w:r>
          </w:p>
        </w:tc>
        <w:tc>
          <w:tcPr>
            <w:tcW w:w="770" w:type="dxa"/>
            <w:shd w:val="clear" w:color="auto" w:fill="auto"/>
            <w:noWrap/>
            <w:vAlign w:val="bottom"/>
            <w:hideMark/>
            <w:tcPrChange w:id="134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41" w:author="Ed" w:date="2013-04-02T10:13:00Z">
                <w:pPr>
                  <w:pStyle w:val="NoSpacing"/>
                </w:pPr>
              </w:pPrChange>
            </w:pPr>
            <w:r w:rsidRPr="00F651EA">
              <w:rPr>
                <w:lang w:bidi="ar-SA"/>
              </w:rPr>
              <w:t>0.528</w:t>
            </w:r>
          </w:p>
        </w:tc>
        <w:tc>
          <w:tcPr>
            <w:tcW w:w="770" w:type="dxa"/>
            <w:shd w:val="clear" w:color="auto" w:fill="auto"/>
            <w:noWrap/>
            <w:vAlign w:val="bottom"/>
            <w:hideMark/>
            <w:tcPrChange w:id="1342"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343" w:author="Ed" w:date="2013-04-02T10:13:00Z">
                <w:pPr>
                  <w:pStyle w:val="NoSpacing"/>
                </w:pPr>
              </w:pPrChange>
            </w:pPr>
            <w:r w:rsidRPr="00F651EA">
              <w:rPr>
                <w:lang w:bidi="ar-SA"/>
              </w:rPr>
              <w:t>0.84</w:t>
            </w:r>
            <w:r w:rsidR="001B174C">
              <w:rPr>
                <w:lang w:bidi="ar-SA"/>
              </w:rPr>
              <w:t>9</w:t>
            </w:r>
          </w:p>
        </w:tc>
        <w:tc>
          <w:tcPr>
            <w:tcW w:w="1550" w:type="dxa"/>
            <w:shd w:val="clear" w:color="auto" w:fill="auto"/>
            <w:noWrap/>
            <w:vAlign w:val="bottom"/>
            <w:hideMark/>
            <w:tcPrChange w:id="1344"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345" w:author="Ed" w:date="2013-04-02T10:13:00Z">
                <w:pPr>
                  <w:pStyle w:val="NoSpacing"/>
                </w:pPr>
              </w:pPrChange>
            </w:pPr>
            <w:r w:rsidRPr="00F651EA">
              <w:rPr>
                <w:lang w:bidi="ar-SA"/>
              </w:rPr>
              <w:t>0.9</w:t>
            </w:r>
            <w:r w:rsidR="001B174C">
              <w:rPr>
                <w:lang w:bidi="ar-SA"/>
              </w:rPr>
              <w:t>20</w:t>
            </w:r>
          </w:p>
        </w:tc>
        <w:tc>
          <w:tcPr>
            <w:tcW w:w="1610" w:type="dxa"/>
            <w:shd w:val="clear" w:color="auto" w:fill="auto"/>
            <w:noWrap/>
            <w:vAlign w:val="bottom"/>
            <w:hideMark/>
            <w:tcPrChange w:id="1346"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347" w:author="Ed" w:date="2013-04-02T10:13:00Z">
                <w:pPr>
                  <w:pStyle w:val="NoSpacing"/>
                </w:pPr>
              </w:pPrChange>
            </w:pPr>
            <w:r w:rsidRPr="00F651EA">
              <w:rPr>
                <w:lang w:bidi="ar-SA"/>
              </w:rPr>
              <w:t>26.202</w:t>
            </w:r>
          </w:p>
        </w:tc>
      </w:tr>
      <w:tr w:rsidR="002121EA" w:rsidRPr="00F651EA" w:rsidTr="009E09EB">
        <w:trPr>
          <w:trHeight w:val="300"/>
          <w:trPrChange w:id="1348" w:author="Ed" w:date="2013-04-02T10:13:00Z">
            <w:trPr>
              <w:trHeight w:val="300"/>
            </w:trPr>
          </w:trPrChange>
        </w:trPr>
        <w:tc>
          <w:tcPr>
            <w:tcW w:w="2090" w:type="dxa"/>
            <w:shd w:val="clear" w:color="auto" w:fill="auto"/>
            <w:noWrap/>
            <w:vAlign w:val="bottom"/>
            <w:hideMark/>
            <w:tcPrChange w:id="134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3</w:t>
            </w:r>
          </w:p>
        </w:tc>
        <w:tc>
          <w:tcPr>
            <w:tcW w:w="770" w:type="dxa"/>
            <w:shd w:val="clear" w:color="auto" w:fill="auto"/>
            <w:noWrap/>
            <w:vAlign w:val="bottom"/>
            <w:hideMark/>
            <w:tcPrChange w:id="135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51" w:author="Ed" w:date="2013-04-02T10:13:00Z">
                <w:pPr>
                  <w:pStyle w:val="NoSpacing"/>
                </w:pPr>
              </w:pPrChange>
            </w:pPr>
            <w:r w:rsidRPr="00F651EA">
              <w:rPr>
                <w:lang w:bidi="ar-SA"/>
              </w:rPr>
              <w:t>0.94</w:t>
            </w:r>
            <w:r w:rsidR="001B174C">
              <w:rPr>
                <w:lang w:bidi="ar-SA"/>
              </w:rPr>
              <w:t>1</w:t>
            </w:r>
          </w:p>
        </w:tc>
        <w:tc>
          <w:tcPr>
            <w:tcW w:w="770" w:type="dxa"/>
            <w:shd w:val="clear" w:color="auto" w:fill="auto"/>
            <w:noWrap/>
            <w:vAlign w:val="bottom"/>
            <w:hideMark/>
            <w:tcPrChange w:id="135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53" w:author="Ed" w:date="2013-04-02T10:13:00Z">
                <w:pPr>
                  <w:pStyle w:val="NoSpacing"/>
                </w:pPr>
              </w:pPrChange>
            </w:pPr>
            <w:r w:rsidRPr="00F651EA">
              <w:rPr>
                <w:lang w:bidi="ar-SA"/>
              </w:rPr>
              <w:t>0.59</w:t>
            </w:r>
            <w:r w:rsidR="001B174C">
              <w:rPr>
                <w:lang w:bidi="ar-SA"/>
              </w:rPr>
              <w:t>6</w:t>
            </w:r>
          </w:p>
        </w:tc>
        <w:tc>
          <w:tcPr>
            <w:tcW w:w="770" w:type="dxa"/>
            <w:shd w:val="clear" w:color="auto" w:fill="auto"/>
            <w:noWrap/>
            <w:vAlign w:val="bottom"/>
            <w:hideMark/>
            <w:tcPrChange w:id="135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55" w:author="Ed" w:date="2013-04-02T10:13:00Z">
                <w:pPr>
                  <w:pStyle w:val="NoSpacing"/>
                </w:pPr>
              </w:pPrChange>
            </w:pPr>
            <w:r w:rsidRPr="00F651EA">
              <w:rPr>
                <w:lang w:bidi="ar-SA"/>
              </w:rPr>
              <w:t>0.613</w:t>
            </w:r>
          </w:p>
        </w:tc>
        <w:tc>
          <w:tcPr>
            <w:tcW w:w="770" w:type="dxa"/>
            <w:shd w:val="clear" w:color="auto" w:fill="auto"/>
            <w:noWrap/>
            <w:vAlign w:val="bottom"/>
            <w:hideMark/>
            <w:tcPrChange w:id="1356"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357" w:author="Ed" w:date="2013-04-02T10:13:00Z">
                <w:pPr>
                  <w:pStyle w:val="NoSpacing"/>
                </w:pPr>
              </w:pPrChange>
            </w:pPr>
            <w:r w:rsidRPr="00F651EA">
              <w:rPr>
                <w:lang w:bidi="ar-SA"/>
              </w:rPr>
              <w:t>0.7</w:t>
            </w:r>
            <w:r w:rsidR="001B174C">
              <w:rPr>
                <w:lang w:bidi="ar-SA"/>
              </w:rPr>
              <w:t>90</w:t>
            </w:r>
          </w:p>
        </w:tc>
        <w:tc>
          <w:tcPr>
            <w:tcW w:w="1550" w:type="dxa"/>
            <w:shd w:val="clear" w:color="auto" w:fill="auto"/>
            <w:noWrap/>
            <w:vAlign w:val="bottom"/>
            <w:hideMark/>
            <w:tcPrChange w:id="1358"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359" w:author="Ed" w:date="2013-04-02T10:13:00Z">
                <w:pPr>
                  <w:pStyle w:val="NoSpacing"/>
                </w:pPr>
              </w:pPrChange>
            </w:pPr>
            <w:r w:rsidRPr="00F651EA">
              <w:rPr>
                <w:lang w:bidi="ar-SA"/>
              </w:rPr>
              <w:t>1.11</w:t>
            </w:r>
            <w:r w:rsidR="001B174C">
              <w:rPr>
                <w:lang w:bidi="ar-SA"/>
              </w:rPr>
              <w:t>4</w:t>
            </w:r>
          </w:p>
        </w:tc>
        <w:tc>
          <w:tcPr>
            <w:tcW w:w="1610" w:type="dxa"/>
            <w:shd w:val="clear" w:color="auto" w:fill="auto"/>
            <w:noWrap/>
            <w:vAlign w:val="bottom"/>
            <w:hideMark/>
            <w:tcPrChange w:id="1360"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361" w:author="Ed" w:date="2013-04-02T10:13:00Z">
                <w:pPr>
                  <w:pStyle w:val="NoSpacing"/>
                </w:pPr>
              </w:pPrChange>
            </w:pPr>
            <w:r w:rsidRPr="00F651EA">
              <w:rPr>
                <w:lang w:bidi="ar-SA"/>
              </w:rPr>
              <w:t>14.3</w:t>
            </w:r>
            <w:r w:rsidR="001B174C">
              <w:rPr>
                <w:lang w:bidi="ar-SA"/>
              </w:rPr>
              <w:t>70</w:t>
            </w:r>
          </w:p>
        </w:tc>
      </w:tr>
      <w:tr w:rsidR="002121EA" w:rsidRPr="00F651EA" w:rsidTr="009E09EB">
        <w:trPr>
          <w:trHeight w:val="300"/>
          <w:trPrChange w:id="1362" w:author="Ed" w:date="2013-04-02T10:13:00Z">
            <w:trPr>
              <w:trHeight w:val="300"/>
            </w:trPr>
          </w:trPrChange>
        </w:trPr>
        <w:tc>
          <w:tcPr>
            <w:tcW w:w="2090" w:type="dxa"/>
            <w:shd w:val="clear" w:color="auto" w:fill="auto"/>
            <w:noWrap/>
            <w:vAlign w:val="bottom"/>
            <w:hideMark/>
            <w:tcPrChange w:id="136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4</w:t>
            </w:r>
          </w:p>
        </w:tc>
        <w:tc>
          <w:tcPr>
            <w:tcW w:w="770" w:type="dxa"/>
            <w:shd w:val="clear" w:color="auto" w:fill="auto"/>
            <w:noWrap/>
            <w:vAlign w:val="bottom"/>
            <w:hideMark/>
            <w:tcPrChange w:id="136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65" w:author="Ed" w:date="2013-04-02T10:13:00Z">
                <w:pPr>
                  <w:pStyle w:val="NoSpacing"/>
                </w:pPr>
              </w:pPrChange>
            </w:pPr>
            <w:r w:rsidRPr="00F651EA">
              <w:rPr>
                <w:lang w:bidi="ar-SA"/>
              </w:rPr>
              <w:t>0.75</w:t>
            </w:r>
            <w:r w:rsidR="001B174C">
              <w:rPr>
                <w:lang w:bidi="ar-SA"/>
              </w:rPr>
              <w:t>1</w:t>
            </w:r>
          </w:p>
        </w:tc>
        <w:tc>
          <w:tcPr>
            <w:tcW w:w="770" w:type="dxa"/>
            <w:shd w:val="clear" w:color="auto" w:fill="auto"/>
            <w:noWrap/>
            <w:vAlign w:val="bottom"/>
            <w:hideMark/>
            <w:tcPrChange w:id="136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67" w:author="Ed" w:date="2013-04-02T10:13:00Z">
                <w:pPr>
                  <w:pStyle w:val="NoSpacing"/>
                </w:pPr>
              </w:pPrChange>
            </w:pPr>
            <w:r w:rsidRPr="00F651EA">
              <w:rPr>
                <w:lang w:bidi="ar-SA"/>
              </w:rPr>
              <w:t>0.62</w:t>
            </w:r>
            <w:r w:rsidR="001B174C">
              <w:rPr>
                <w:lang w:bidi="ar-SA"/>
              </w:rPr>
              <w:t>1</w:t>
            </w:r>
          </w:p>
        </w:tc>
        <w:tc>
          <w:tcPr>
            <w:tcW w:w="770" w:type="dxa"/>
            <w:shd w:val="clear" w:color="auto" w:fill="auto"/>
            <w:noWrap/>
            <w:vAlign w:val="bottom"/>
            <w:hideMark/>
            <w:tcPrChange w:id="136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69" w:author="Ed" w:date="2013-04-02T10:13:00Z">
                <w:pPr>
                  <w:pStyle w:val="NoSpacing"/>
                </w:pPr>
              </w:pPrChange>
            </w:pPr>
            <w:r w:rsidRPr="00F651EA">
              <w:rPr>
                <w:lang w:bidi="ar-SA"/>
              </w:rPr>
              <w:t>0.558</w:t>
            </w:r>
          </w:p>
        </w:tc>
        <w:tc>
          <w:tcPr>
            <w:tcW w:w="770" w:type="dxa"/>
            <w:shd w:val="clear" w:color="auto" w:fill="auto"/>
            <w:noWrap/>
            <w:vAlign w:val="bottom"/>
            <w:hideMark/>
            <w:tcPrChange w:id="1370"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371" w:author="Ed" w:date="2013-04-02T10:13:00Z">
                <w:pPr>
                  <w:pStyle w:val="NoSpacing"/>
                </w:pPr>
              </w:pPrChange>
            </w:pPr>
            <w:r w:rsidRPr="00F651EA">
              <w:rPr>
                <w:lang w:bidi="ar-SA"/>
              </w:rPr>
              <w:t>0.8</w:t>
            </w:r>
            <w:r w:rsidR="001B174C">
              <w:rPr>
                <w:lang w:bidi="ar-SA"/>
              </w:rPr>
              <w:t>30</w:t>
            </w:r>
          </w:p>
        </w:tc>
        <w:tc>
          <w:tcPr>
            <w:tcW w:w="1550" w:type="dxa"/>
            <w:shd w:val="clear" w:color="auto" w:fill="auto"/>
            <w:noWrap/>
            <w:vAlign w:val="bottom"/>
            <w:hideMark/>
            <w:tcPrChange w:id="1372"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373" w:author="Ed" w:date="2013-04-02T10:13:00Z">
                <w:pPr>
                  <w:pStyle w:val="NoSpacing"/>
                </w:pPr>
              </w:pPrChange>
            </w:pPr>
            <w:r w:rsidRPr="00F651EA">
              <w:rPr>
                <w:lang w:bidi="ar-SA"/>
              </w:rPr>
              <w:t>0.974</w:t>
            </w:r>
          </w:p>
        </w:tc>
        <w:tc>
          <w:tcPr>
            <w:tcW w:w="1610" w:type="dxa"/>
            <w:shd w:val="clear" w:color="auto" w:fill="auto"/>
            <w:noWrap/>
            <w:vAlign w:val="bottom"/>
            <w:hideMark/>
            <w:tcPrChange w:id="1374"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375" w:author="Ed" w:date="2013-04-02T10:13:00Z">
                <w:pPr>
                  <w:pStyle w:val="NoSpacing"/>
                </w:pPr>
              </w:pPrChange>
            </w:pPr>
            <w:r w:rsidRPr="00F651EA">
              <w:rPr>
                <w:lang w:bidi="ar-SA"/>
              </w:rPr>
              <w:t>22.1</w:t>
            </w:r>
            <w:r w:rsidR="001B174C">
              <w:rPr>
                <w:lang w:bidi="ar-SA"/>
              </w:rPr>
              <w:t>50</w:t>
            </w:r>
          </w:p>
        </w:tc>
      </w:tr>
      <w:tr w:rsidR="002121EA" w:rsidRPr="00F651EA" w:rsidTr="009E09EB">
        <w:trPr>
          <w:trHeight w:val="300"/>
          <w:trPrChange w:id="1376" w:author="Ed" w:date="2013-04-02T10:13:00Z">
            <w:trPr>
              <w:trHeight w:val="300"/>
            </w:trPr>
          </w:trPrChange>
        </w:trPr>
        <w:tc>
          <w:tcPr>
            <w:tcW w:w="2090" w:type="dxa"/>
            <w:shd w:val="clear" w:color="auto" w:fill="auto"/>
            <w:noWrap/>
            <w:vAlign w:val="bottom"/>
            <w:hideMark/>
            <w:tcPrChange w:id="137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5</w:t>
            </w:r>
          </w:p>
        </w:tc>
        <w:tc>
          <w:tcPr>
            <w:tcW w:w="770" w:type="dxa"/>
            <w:shd w:val="clear" w:color="auto" w:fill="auto"/>
            <w:noWrap/>
            <w:vAlign w:val="bottom"/>
            <w:hideMark/>
            <w:tcPrChange w:id="137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79" w:author="Ed" w:date="2013-04-02T10:13:00Z">
                <w:pPr>
                  <w:pStyle w:val="NoSpacing"/>
                </w:pPr>
              </w:pPrChange>
            </w:pPr>
            <w:r w:rsidRPr="00F651EA">
              <w:rPr>
                <w:lang w:bidi="ar-SA"/>
              </w:rPr>
              <w:t>0.778</w:t>
            </w:r>
          </w:p>
        </w:tc>
        <w:tc>
          <w:tcPr>
            <w:tcW w:w="770" w:type="dxa"/>
            <w:shd w:val="clear" w:color="auto" w:fill="auto"/>
            <w:noWrap/>
            <w:vAlign w:val="bottom"/>
            <w:hideMark/>
            <w:tcPrChange w:id="138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81" w:author="Ed" w:date="2013-04-02T10:13:00Z">
                <w:pPr>
                  <w:pStyle w:val="NoSpacing"/>
                </w:pPr>
              </w:pPrChange>
            </w:pPr>
            <w:r w:rsidRPr="00F651EA">
              <w:rPr>
                <w:lang w:bidi="ar-SA"/>
              </w:rPr>
              <w:t>0.3</w:t>
            </w:r>
            <w:r w:rsidR="001B174C">
              <w:rPr>
                <w:lang w:bidi="ar-SA"/>
              </w:rPr>
              <w:t>30</w:t>
            </w:r>
          </w:p>
        </w:tc>
        <w:tc>
          <w:tcPr>
            <w:tcW w:w="770" w:type="dxa"/>
            <w:shd w:val="clear" w:color="auto" w:fill="auto"/>
            <w:noWrap/>
            <w:vAlign w:val="bottom"/>
            <w:hideMark/>
            <w:tcPrChange w:id="138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83" w:author="Ed" w:date="2013-04-02T10:13:00Z">
                <w:pPr>
                  <w:pStyle w:val="NoSpacing"/>
                </w:pPr>
              </w:pPrChange>
            </w:pPr>
            <w:r w:rsidRPr="00F651EA">
              <w:rPr>
                <w:lang w:bidi="ar-SA"/>
              </w:rPr>
              <w:t>0.45</w:t>
            </w:r>
            <w:r w:rsidR="001B174C">
              <w:rPr>
                <w:lang w:bidi="ar-SA"/>
              </w:rPr>
              <w:t>9</w:t>
            </w:r>
          </w:p>
        </w:tc>
        <w:tc>
          <w:tcPr>
            <w:tcW w:w="770" w:type="dxa"/>
            <w:shd w:val="clear" w:color="auto" w:fill="auto"/>
            <w:noWrap/>
            <w:vAlign w:val="bottom"/>
            <w:hideMark/>
            <w:tcPrChange w:id="1384"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385" w:author="Ed" w:date="2013-04-02T10:13:00Z">
                <w:pPr>
                  <w:pStyle w:val="NoSpacing"/>
                </w:pPr>
              </w:pPrChange>
            </w:pPr>
            <w:r w:rsidRPr="00F651EA">
              <w:rPr>
                <w:lang w:bidi="ar-SA"/>
              </w:rPr>
              <w:t>0.88</w:t>
            </w:r>
            <w:r w:rsidR="001B174C">
              <w:rPr>
                <w:lang w:bidi="ar-SA"/>
              </w:rPr>
              <w:t>9</w:t>
            </w:r>
          </w:p>
        </w:tc>
        <w:tc>
          <w:tcPr>
            <w:tcW w:w="1550" w:type="dxa"/>
            <w:shd w:val="clear" w:color="auto" w:fill="auto"/>
            <w:noWrap/>
            <w:vAlign w:val="bottom"/>
            <w:hideMark/>
            <w:tcPrChange w:id="1386"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387" w:author="Ed" w:date="2013-04-02T10:13:00Z">
                <w:pPr>
                  <w:pStyle w:val="NoSpacing"/>
                </w:pPr>
              </w:pPrChange>
            </w:pPr>
            <w:r w:rsidRPr="00F651EA">
              <w:rPr>
                <w:lang w:bidi="ar-SA"/>
              </w:rPr>
              <w:t>0.84</w:t>
            </w:r>
            <w:r w:rsidR="001B174C">
              <w:rPr>
                <w:lang w:bidi="ar-SA"/>
              </w:rPr>
              <w:t>5</w:t>
            </w:r>
          </w:p>
        </w:tc>
        <w:tc>
          <w:tcPr>
            <w:tcW w:w="1610" w:type="dxa"/>
            <w:shd w:val="clear" w:color="auto" w:fill="auto"/>
            <w:noWrap/>
            <w:vAlign w:val="bottom"/>
            <w:hideMark/>
            <w:tcPrChange w:id="1388"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389" w:author="Ed" w:date="2013-04-02T10:13:00Z">
                <w:pPr>
                  <w:pStyle w:val="NoSpacing"/>
                </w:pPr>
              </w:pPrChange>
            </w:pPr>
            <w:r w:rsidRPr="00F651EA">
              <w:rPr>
                <w:lang w:bidi="ar-SA"/>
              </w:rPr>
              <w:t>35.40</w:t>
            </w:r>
            <w:r w:rsidR="001B174C">
              <w:rPr>
                <w:lang w:bidi="ar-SA"/>
              </w:rPr>
              <w:t>4</w:t>
            </w:r>
          </w:p>
        </w:tc>
      </w:tr>
      <w:tr w:rsidR="002121EA" w:rsidRPr="00F651EA" w:rsidTr="009E09EB">
        <w:trPr>
          <w:trHeight w:val="300"/>
          <w:trPrChange w:id="1390" w:author="Ed" w:date="2013-04-02T10:13:00Z">
            <w:trPr>
              <w:trHeight w:val="300"/>
            </w:trPr>
          </w:trPrChange>
        </w:trPr>
        <w:tc>
          <w:tcPr>
            <w:tcW w:w="2090" w:type="dxa"/>
            <w:shd w:val="clear" w:color="auto" w:fill="auto"/>
            <w:noWrap/>
            <w:vAlign w:val="bottom"/>
            <w:hideMark/>
            <w:tcPrChange w:id="139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6</w:t>
            </w:r>
          </w:p>
        </w:tc>
        <w:tc>
          <w:tcPr>
            <w:tcW w:w="770" w:type="dxa"/>
            <w:shd w:val="clear" w:color="auto" w:fill="auto"/>
            <w:noWrap/>
            <w:vAlign w:val="bottom"/>
            <w:hideMark/>
            <w:tcPrChange w:id="139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93" w:author="Ed" w:date="2013-04-02T10:13:00Z">
                <w:pPr>
                  <w:pStyle w:val="NoSpacing"/>
                </w:pPr>
              </w:pPrChange>
            </w:pPr>
            <w:r w:rsidRPr="00F651EA">
              <w:rPr>
                <w:lang w:bidi="ar-SA"/>
              </w:rPr>
              <w:t>0.892</w:t>
            </w:r>
          </w:p>
        </w:tc>
        <w:tc>
          <w:tcPr>
            <w:tcW w:w="770" w:type="dxa"/>
            <w:shd w:val="clear" w:color="auto" w:fill="auto"/>
            <w:noWrap/>
            <w:vAlign w:val="bottom"/>
            <w:hideMark/>
            <w:tcPrChange w:id="139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95" w:author="Ed" w:date="2013-04-02T10:13:00Z">
                <w:pPr>
                  <w:pStyle w:val="NoSpacing"/>
                </w:pPr>
              </w:pPrChange>
            </w:pPr>
            <w:r w:rsidRPr="00F651EA">
              <w:rPr>
                <w:lang w:bidi="ar-SA"/>
              </w:rPr>
              <w:t>0.43</w:t>
            </w:r>
            <w:r w:rsidR="001B174C">
              <w:rPr>
                <w:lang w:bidi="ar-SA"/>
              </w:rPr>
              <w:t>4</w:t>
            </w:r>
          </w:p>
        </w:tc>
        <w:tc>
          <w:tcPr>
            <w:tcW w:w="770" w:type="dxa"/>
            <w:shd w:val="clear" w:color="auto" w:fill="auto"/>
            <w:noWrap/>
            <w:vAlign w:val="bottom"/>
            <w:hideMark/>
            <w:tcPrChange w:id="139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397" w:author="Ed" w:date="2013-04-02T10:13:00Z">
                <w:pPr>
                  <w:pStyle w:val="NoSpacing"/>
                </w:pPr>
              </w:pPrChange>
            </w:pPr>
            <w:r w:rsidRPr="00F651EA">
              <w:rPr>
                <w:lang w:bidi="ar-SA"/>
              </w:rPr>
              <w:t>0.502</w:t>
            </w:r>
          </w:p>
        </w:tc>
        <w:tc>
          <w:tcPr>
            <w:tcW w:w="770" w:type="dxa"/>
            <w:shd w:val="clear" w:color="auto" w:fill="auto"/>
            <w:noWrap/>
            <w:vAlign w:val="bottom"/>
            <w:hideMark/>
            <w:tcPrChange w:id="1398"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399" w:author="Ed" w:date="2013-04-02T10:13:00Z">
                <w:pPr>
                  <w:pStyle w:val="NoSpacing"/>
                </w:pPr>
              </w:pPrChange>
            </w:pPr>
            <w:r w:rsidRPr="00F651EA">
              <w:rPr>
                <w:lang w:bidi="ar-SA"/>
              </w:rPr>
              <w:t>0.86</w:t>
            </w:r>
            <w:r w:rsidR="001B174C">
              <w:rPr>
                <w:lang w:bidi="ar-SA"/>
              </w:rPr>
              <w:t>5</w:t>
            </w:r>
          </w:p>
        </w:tc>
        <w:tc>
          <w:tcPr>
            <w:tcW w:w="1550" w:type="dxa"/>
            <w:shd w:val="clear" w:color="auto" w:fill="auto"/>
            <w:noWrap/>
            <w:vAlign w:val="bottom"/>
            <w:hideMark/>
            <w:tcPrChange w:id="1400"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401" w:author="Ed" w:date="2013-04-02T10:13:00Z">
                <w:pPr>
                  <w:pStyle w:val="NoSpacing"/>
                </w:pPr>
              </w:pPrChange>
            </w:pPr>
            <w:r w:rsidRPr="00F651EA">
              <w:rPr>
                <w:lang w:bidi="ar-SA"/>
              </w:rPr>
              <w:t>0.992</w:t>
            </w:r>
          </w:p>
        </w:tc>
        <w:tc>
          <w:tcPr>
            <w:tcW w:w="1610" w:type="dxa"/>
            <w:shd w:val="clear" w:color="auto" w:fill="auto"/>
            <w:noWrap/>
            <w:vAlign w:val="bottom"/>
            <w:hideMark/>
            <w:tcPrChange w:id="1402"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403" w:author="Ed" w:date="2013-04-02T10:13:00Z">
                <w:pPr>
                  <w:pStyle w:val="NoSpacing"/>
                </w:pPr>
              </w:pPrChange>
            </w:pPr>
            <w:r w:rsidRPr="00F651EA">
              <w:rPr>
                <w:lang w:bidi="ar-SA"/>
              </w:rPr>
              <w:t>29.677</w:t>
            </w:r>
          </w:p>
        </w:tc>
      </w:tr>
      <w:tr w:rsidR="002121EA" w:rsidRPr="00F651EA" w:rsidTr="009E09EB">
        <w:trPr>
          <w:trHeight w:val="300"/>
          <w:trPrChange w:id="1404" w:author="Ed" w:date="2013-04-02T10:13:00Z">
            <w:trPr>
              <w:trHeight w:val="300"/>
            </w:trPr>
          </w:trPrChange>
        </w:trPr>
        <w:tc>
          <w:tcPr>
            <w:tcW w:w="2090" w:type="dxa"/>
            <w:shd w:val="clear" w:color="auto" w:fill="auto"/>
            <w:noWrap/>
            <w:vAlign w:val="bottom"/>
            <w:hideMark/>
            <w:tcPrChange w:id="140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Average</w:t>
            </w:r>
          </w:p>
        </w:tc>
        <w:tc>
          <w:tcPr>
            <w:tcW w:w="770" w:type="dxa"/>
            <w:shd w:val="clear" w:color="auto" w:fill="auto"/>
            <w:noWrap/>
            <w:vAlign w:val="bottom"/>
            <w:hideMark/>
            <w:tcPrChange w:id="140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407" w:author="Ed" w:date="2013-04-02T10:13:00Z">
                <w:pPr>
                  <w:pStyle w:val="NoSpacing"/>
                </w:pPr>
              </w:pPrChange>
            </w:pPr>
            <w:r w:rsidRPr="00F651EA">
              <w:rPr>
                <w:lang w:bidi="ar-SA"/>
              </w:rPr>
              <w:t>0.81</w:t>
            </w:r>
            <w:r w:rsidR="001B174C">
              <w:rPr>
                <w:lang w:bidi="ar-SA"/>
              </w:rPr>
              <w:t>6</w:t>
            </w:r>
          </w:p>
        </w:tc>
        <w:tc>
          <w:tcPr>
            <w:tcW w:w="770" w:type="dxa"/>
            <w:shd w:val="clear" w:color="auto" w:fill="auto"/>
            <w:noWrap/>
            <w:vAlign w:val="bottom"/>
            <w:hideMark/>
            <w:tcPrChange w:id="140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409" w:author="Ed" w:date="2013-04-02T10:13:00Z">
                <w:pPr>
                  <w:pStyle w:val="NoSpacing"/>
                </w:pPr>
              </w:pPrChange>
            </w:pPr>
            <w:r w:rsidRPr="00F651EA">
              <w:rPr>
                <w:lang w:bidi="ar-SA"/>
              </w:rPr>
              <w:t>0.477</w:t>
            </w:r>
          </w:p>
        </w:tc>
        <w:tc>
          <w:tcPr>
            <w:tcW w:w="770" w:type="dxa"/>
            <w:shd w:val="clear" w:color="auto" w:fill="auto"/>
            <w:noWrap/>
            <w:vAlign w:val="bottom"/>
            <w:hideMark/>
            <w:tcPrChange w:id="141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411" w:author="Ed" w:date="2013-04-02T10:13:00Z">
                <w:pPr>
                  <w:pStyle w:val="NoSpacing"/>
                </w:pPr>
              </w:pPrChange>
            </w:pPr>
            <w:r w:rsidRPr="00F651EA">
              <w:rPr>
                <w:lang w:bidi="ar-SA"/>
              </w:rPr>
              <w:t>0.52</w:t>
            </w:r>
            <w:r w:rsidR="001B174C">
              <w:rPr>
                <w:lang w:bidi="ar-SA"/>
              </w:rPr>
              <w:t>8</w:t>
            </w:r>
          </w:p>
        </w:tc>
        <w:tc>
          <w:tcPr>
            <w:tcW w:w="770" w:type="dxa"/>
            <w:shd w:val="clear" w:color="auto" w:fill="auto"/>
            <w:noWrap/>
            <w:vAlign w:val="bottom"/>
            <w:hideMark/>
            <w:tcPrChange w:id="1412"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413" w:author="Ed" w:date="2013-04-02T10:13:00Z">
                <w:pPr>
                  <w:pStyle w:val="NoSpacing"/>
                </w:pPr>
              </w:pPrChange>
            </w:pPr>
            <w:r w:rsidRPr="00F651EA">
              <w:rPr>
                <w:lang w:bidi="ar-SA"/>
              </w:rPr>
              <w:t>0.847</w:t>
            </w:r>
          </w:p>
        </w:tc>
        <w:tc>
          <w:tcPr>
            <w:tcW w:w="1550" w:type="dxa"/>
            <w:shd w:val="clear" w:color="auto" w:fill="auto"/>
            <w:noWrap/>
            <w:vAlign w:val="bottom"/>
            <w:hideMark/>
            <w:tcPrChange w:id="1414"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415" w:author="Ed" w:date="2013-04-02T10:13:00Z">
                <w:pPr>
                  <w:pStyle w:val="NoSpacing"/>
                </w:pPr>
              </w:pPrChange>
            </w:pPr>
            <w:r w:rsidRPr="00F651EA">
              <w:rPr>
                <w:lang w:bidi="ar-SA"/>
              </w:rPr>
              <w:t>0.94</w:t>
            </w:r>
            <w:r w:rsidR="001B174C">
              <w:rPr>
                <w:lang w:bidi="ar-SA"/>
              </w:rPr>
              <w:t>9</w:t>
            </w:r>
          </w:p>
        </w:tc>
        <w:tc>
          <w:tcPr>
            <w:tcW w:w="1610" w:type="dxa"/>
            <w:shd w:val="clear" w:color="auto" w:fill="auto"/>
            <w:noWrap/>
            <w:vAlign w:val="bottom"/>
            <w:hideMark/>
            <w:tcPrChange w:id="1416"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417" w:author="Ed" w:date="2013-04-02T10:13:00Z">
                <w:pPr>
                  <w:pStyle w:val="NoSpacing"/>
                </w:pPr>
              </w:pPrChange>
            </w:pPr>
            <w:r w:rsidRPr="00F651EA">
              <w:rPr>
                <w:lang w:bidi="ar-SA"/>
              </w:rPr>
              <w:t>26.154</w:t>
            </w:r>
          </w:p>
        </w:tc>
      </w:tr>
      <w:tr w:rsidR="002121EA" w:rsidRPr="00F651EA" w:rsidTr="009E09EB">
        <w:trPr>
          <w:trHeight w:val="300"/>
          <w:trPrChange w:id="1418" w:author="Ed" w:date="2013-04-02T10:13:00Z">
            <w:trPr>
              <w:trHeight w:val="300"/>
            </w:trPr>
          </w:trPrChange>
        </w:trPr>
        <w:tc>
          <w:tcPr>
            <w:tcW w:w="2090" w:type="dxa"/>
            <w:shd w:val="clear" w:color="auto" w:fill="auto"/>
            <w:noWrap/>
            <w:vAlign w:val="bottom"/>
            <w:hideMark/>
            <w:tcPrChange w:id="141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Standard Deviation</w:t>
            </w:r>
          </w:p>
        </w:tc>
        <w:tc>
          <w:tcPr>
            <w:tcW w:w="770" w:type="dxa"/>
            <w:shd w:val="clear" w:color="auto" w:fill="auto"/>
            <w:noWrap/>
            <w:vAlign w:val="bottom"/>
            <w:hideMark/>
            <w:tcPrChange w:id="142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421" w:author="Ed" w:date="2013-04-02T10:13:00Z">
                <w:pPr>
                  <w:pStyle w:val="NoSpacing"/>
                </w:pPr>
              </w:pPrChange>
            </w:pPr>
            <w:r w:rsidRPr="00F651EA">
              <w:rPr>
                <w:lang w:bidi="ar-SA"/>
              </w:rPr>
              <w:t>0.076</w:t>
            </w:r>
          </w:p>
        </w:tc>
        <w:tc>
          <w:tcPr>
            <w:tcW w:w="770" w:type="dxa"/>
            <w:shd w:val="clear" w:color="auto" w:fill="auto"/>
            <w:noWrap/>
            <w:vAlign w:val="bottom"/>
            <w:hideMark/>
            <w:tcPrChange w:id="142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423" w:author="Ed" w:date="2013-04-02T10:13:00Z">
                <w:pPr>
                  <w:pStyle w:val="NoSpacing"/>
                </w:pPr>
              </w:pPrChange>
            </w:pPr>
            <w:r w:rsidRPr="00F651EA">
              <w:rPr>
                <w:lang w:bidi="ar-SA"/>
              </w:rPr>
              <w:t>0.10</w:t>
            </w:r>
            <w:r w:rsidR="001B174C">
              <w:rPr>
                <w:lang w:bidi="ar-SA"/>
              </w:rPr>
              <w:t>1</w:t>
            </w:r>
          </w:p>
        </w:tc>
        <w:tc>
          <w:tcPr>
            <w:tcW w:w="770" w:type="dxa"/>
            <w:shd w:val="clear" w:color="auto" w:fill="auto"/>
            <w:noWrap/>
            <w:vAlign w:val="bottom"/>
            <w:hideMark/>
            <w:tcPrChange w:id="142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425" w:author="Ed" w:date="2013-04-02T10:13:00Z">
                <w:pPr>
                  <w:pStyle w:val="NoSpacing"/>
                </w:pPr>
              </w:pPrChange>
            </w:pPr>
            <w:r w:rsidRPr="00F651EA">
              <w:rPr>
                <w:lang w:bidi="ar-SA"/>
              </w:rPr>
              <w:t>0.048</w:t>
            </w:r>
          </w:p>
        </w:tc>
        <w:tc>
          <w:tcPr>
            <w:tcW w:w="770" w:type="dxa"/>
            <w:shd w:val="clear" w:color="auto" w:fill="auto"/>
            <w:noWrap/>
            <w:vAlign w:val="bottom"/>
            <w:hideMark/>
            <w:tcPrChange w:id="1426"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427" w:author="Ed" w:date="2013-04-02T10:13:00Z">
                <w:pPr>
                  <w:pStyle w:val="NoSpacing"/>
                </w:pPr>
              </w:pPrChange>
            </w:pPr>
            <w:r w:rsidRPr="00F651EA">
              <w:rPr>
                <w:lang w:bidi="ar-SA"/>
              </w:rPr>
              <w:t>0.031</w:t>
            </w:r>
          </w:p>
        </w:tc>
        <w:tc>
          <w:tcPr>
            <w:tcW w:w="1550" w:type="dxa"/>
            <w:shd w:val="clear" w:color="auto" w:fill="auto"/>
            <w:noWrap/>
            <w:vAlign w:val="bottom"/>
            <w:hideMark/>
            <w:tcPrChange w:id="1428"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429" w:author="Ed" w:date="2013-04-02T10:13:00Z">
                <w:pPr>
                  <w:pStyle w:val="NoSpacing"/>
                </w:pPr>
              </w:pPrChange>
            </w:pPr>
            <w:r w:rsidRPr="00F651EA">
              <w:rPr>
                <w:lang w:bidi="ar-SA"/>
              </w:rPr>
              <w:t>0.09</w:t>
            </w:r>
            <w:r w:rsidR="001B174C">
              <w:rPr>
                <w:lang w:bidi="ar-SA"/>
              </w:rPr>
              <w:t>3</w:t>
            </w:r>
          </w:p>
        </w:tc>
        <w:tc>
          <w:tcPr>
            <w:tcW w:w="1610" w:type="dxa"/>
            <w:shd w:val="clear" w:color="auto" w:fill="auto"/>
            <w:noWrap/>
            <w:vAlign w:val="bottom"/>
            <w:hideMark/>
            <w:tcPrChange w:id="1430"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431" w:author="Ed" w:date="2013-04-02T10:13:00Z">
                <w:pPr>
                  <w:pStyle w:val="NoSpacing"/>
                </w:pPr>
              </w:pPrChange>
            </w:pPr>
            <w:r w:rsidRPr="00F651EA">
              <w:rPr>
                <w:lang w:bidi="ar-SA"/>
              </w:rPr>
              <w:t>6.604</w:t>
            </w:r>
          </w:p>
        </w:tc>
      </w:tr>
    </w:tbl>
    <w:p w:rsidR="002121EA" w:rsidRDefault="002121EA" w:rsidP="00CA427F"/>
    <w:p w:rsidR="001047D9" w:rsidRPr="00C702FF" w:rsidRDefault="002121EA" w:rsidP="001047D9">
      <w:proofErr w:type="gramStart"/>
      <w:r>
        <w:t>All measurements in meters, except where indicated.</w:t>
      </w:r>
      <w:proofErr w:type="gramEnd"/>
      <w:r>
        <w:t xml:space="preserve"> Oz and </w:t>
      </w:r>
      <w:proofErr w:type="spellStart"/>
      <w:r>
        <w:t>Ow</w:t>
      </w:r>
      <w:proofErr w:type="spellEnd"/>
      <w:r>
        <w:t xml:space="preserve"> indicate quaternion components z and w. Perfect localization would be 0 meters displacement and 0 degrees heading (the robot at the origin).</w:t>
      </w:r>
    </w:p>
    <w:sectPr w:rsidR="001047D9" w:rsidRPr="00C702FF" w:rsidSect="00FD0F15">
      <w:type w:val="continuous"/>
      <w:pgSz w:w="12240" w:h="15840"/>
      <w:pgMar w:top="1440" w:right="1440" w:bottom="1440" w:left="2160" w:header="720" w:footer="720" w:gutter="0"/>
      <w:pgNumType w:start="1"/>
      <w:cols w:space="720"/>
      <w:docGrid w:linePitch="36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Ed" w:date="2013-04-03T12:28:00Z" w:initials="E">
    <w:p w:rsidR="001047D9" w:rsidRDefault="001047D9">
      <w:pPr>
        <w:pStyle w:val="CommentText"/>
      </w:pPr>
      <w:r>
        <w:rPr>
          <w:rStyle w:val="CommentReference"/>
        </w:rPr>
        <w:annotationRef/>
      </w:r>
      <w:r>
        <w:t>Reconstruct BoM (Appendix?)</w:t>
      </w:r>
    </w:p>
  </w:comment>
  <w:comment w:id="92" w:author="Ed" w:date="2013-04-03T12:28:00Z" w:initials="E">
    <w:p w:rsidR="001047D9" w:rsidRDefault="001047D9">
      <w:pPr>
        <w:pStyle w:val="CommentText"/>
      </w:pPr>
      <w:r>
        <w:rPr>
          <w:rStyle w:val="CommentReference"/>
        </w:rPr>
        <w:annotationRef/>
      </w:r>
      <w:r>
        <w:t>Add pull down resistor on transistor gate to diagram</w:t>
      </w:r>
    </w:p>
  </w:comment>
  <w:comment w:id="110" w:author="Ed" w:date="2013-04-03T12:28:00Z" w:initials="E">
    <w:p w:rsidR="001047D9" w:rsidRDefault="001047D9">
      <w:pPr>
        <w:pStyle w:val="CommentText"/>
      </w:pPr>
      <w:r>
        <w:rPr>
          <w:rStyle w:val="CommentReference"/>
        </w:rPr>
        <w:annotationRef/>
      </w:r>
      <w:r>
        <w:t>Replace with higher quality</w:t>
      </w:r>
    </w:p>
  </w:comment>
  <w:comment w:id="148" w:author="Ed" w:date="2013-04-03T12:28:00Z" w:initials="E">
    <w:p w:rsidR="001047D9" w:rsidRDefault="001047D9">
      <w:pPr>
        <w:pStyle w:val="CommentText"/>
      </w:pPr>
      <w:r>
        <w:rPr>
          <w:rStyle w:val="CommentReference"/>
        </w:rPr>
        <w:annotationRef/>
      </w:r>
    </w:p>
  </w:comment>
  <w:comment w:id="149" w:author="Ed" w:date="2013-04-03T12:28:00Z" w:initials="E">
    <w:p w:rsidR="001047D9" w:rsidRDefault="001047D9">
      <w:pPr>
        <w:pStyle w:val="CommentText"/>
      </w:pPr>
      <w:r>
        <w:rPr>
          <w:rStyle w:val="CommentReference"/>
        </w:rPr>
        <w:annotationRef/>
      </w:r>
      <w:r>
        <w:t>Insert data block diagram here?</w:t>
      </w:r>
    </w:p>
  </w:comment>
  <w:comment w:id="162" w:author="Ed" w:date="2013-04-03T12:28:00Z" w:initials="E">
    <w:p w:rsidR="001047D9" w:rsidRDefault="001047D9">
      <w:pPr>
        <w:pStyle w:val="CommentText"/>
      </w:pPr>
      <w:r>
        <w:rPr>
          <w:rStyle w:val="CommentReference"/>
        </w:rPr>
        <w:annotationRef/>
      </w:r>
      <w:r>
        <w:t>Cut this?</w:t>
      </w:r>
    </w:p>
  </w:comment>
  <w:comment w:id="203" w:author="Ed" w:date="2013-04-03T12:28:00Z" w:initials="E">
    <w:p w:rsidR="001047D9" w:rsidRDefault="001047D9">
      <w:pPr>
        <w:pStyle w:val="CommentText"/>
      </w:pPr>
      <w:r>
        <w:rPr>
          <w:rStyle w:val="CommentReference"/>
        </w:rPr>
        <w:annotationRef/>
      </w:r>
      <w:r>
        <w:t>Cite what?</w:t>
      </w:r>
    </w:p>
  </w:comment>
  <w:comment w:id="533" w:author="Ed" w:date="2013-04-03T12:28:00Z" w:initials="E">
    <w:p w:rsidR="001047D9" w:rsidRDefault="001047D9">
      <w:pPr>
        <w:pStyle w:val="CommentText"/>
      </w:pPr>
      <w:r>
        <w:rPr>
          <w:rStyle w:val="CommentReference"/>
        </w:rPr>
        <w:annotationRef/>
      </w:r>
      <w:r>
        <w:t>Have different shapes for HW and SW. Label arrows as topics/services.</w:t>
      </w:r>
    </w:p>
  </w:comment>
  <w:comment w:id="578" w:author="Ed" w:date="2013-04-03T12:28:00Z" w:initials="E">
    <w:p w:rsidR="001047D9" w:rsidRDefault="001047D9">
      <w:pPr>
        <w:pStyle w:val="CommentText"/>
      </w:pPr>
      <w:r>
        <w:rPr>
          <w:rStyle w:val="CommentReference"/>
        </w:rPr>
        <w:annotationRef/>
      </w:r>
      <w:r>
        <w:t>Possibly cite OSHA guideline here?</w:t>
      </w:r>
    </w:p>
  </w:comment>
  <w:comment w:id="624" w:author="Ed" w:date="2013-04-03T12:28:00Z" w:initials="E">
    <w:p w:rsidR="001047D9" w:rsidRDefault="001047D9">
      <w:pPr>
        <w:pStyle w:val="CommentText"/>
      </w:pPr>
      <w:r>
        <w:rPr>
          <w:rStyle w:val="CommentReference"/>
        </w:rPr>
        <w:annotationRef/>
      </w:r>
      <w:r>
        <w:t>Should really have a schematic diagram for this system</w:t>
      </w:r>
    </w:p>
  </w:comment>
  <w:comment w:id="731" w:author="Ed" w:date="2013-04-03T12:28:00Z" w:initials="E">
    <w:p w:rsidR="001047D9" w:rsidRDefault="001047D9">
      <w:pPr>
        <w:pStyle w:val="CommentText"/>
      </w:pPr>
      <w:r>
        <w:rPr>
          <w:rStyle w:val="CommentReference"/>
        </w:rPr>
        <w:annotationRef/>
      </w:r>
      <w:r>
        <w:t xml:space="preserve">Possibly add command </w:t>
      </w:r>
      <w:proofErr w:type="spellStart"/>
      <w:r>
        <w:t>vs</w:t>
      </w:r>
      <w:proofErr w:type="spellEnd"/>
      <w:r>
        <w:t xml:space="preserve"> speed figure here?</w:t>
      </w:r>
    </w:p>
  </w:comment>
  <w:comment w:id="777" w:author="Ed" w:date="2013-04-03T12:28:00Z" w:initials="E">
    <w:p w:rsidR="001047D9" w:rsidRDefault="001047D9">
      <w:pPr>
        <w:pStyle w:val="CommentText"/>
      </w:pPr>
      <w:r>
        <w:rPr>
          <w:rStyle w:val="CommentReference"/>
        </w:rPr>
        <w:annotationRef/>
      </w:r>
      <w:r>
        <w:t>Check this</w:t>
      </w:r>
    </w:p>
  </w:comment>
  <w:comment w:id="1094" w:author="Ed" w:date="2013-04-03T12:28:00Z" w:initials="E">
    <w:p w:rsidR="00835419" w:rsidRDefault="00835419">
      <w:pPr>
        <w:pStyle w:val="CommentText"/>
      </w:pPr>
      <w:r>
        <w:rPr>
          <w:rStyle w:val="CommentReference"/>
        </w:rPr>
        <w:annotationRef/>
      </w:r>
      <w:r>
        <w:t>Check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CF9" w:rsidRDefault="00713CF9" w:rsidP="00CA427F">
      <w:r>
        <w:separator/>
      </w:r>
    </w:p>
  </w:endnote>
  <w:endnote w:type="continuationSeparator" w:id="0">
    <w:p w:rsidR="00713CF9" w:rsidRDefault="00713CF9" w:rsidP="00CA427F">
      <w:r>
        <w:continuationSeparator/>
      </w:r>
    </w:p>
  </w:endnote>
  <w:endnote w:type="continuationNotice" w:id="1">
    <w:p w:rsidR="00713CF9" w:rsidRDefault="00713CF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7D9" w:rsidRDefault="001047D9" w:rsidP="00CA427F">
    <w:pPr>
      <w:pStyle w:val="Footer"/>
    </w:pPr>
  </w:p>
  <w:p w:rsidR="001047D9" w:rsidRDefault="001047D9"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7D9" w:rsidRDefault="001047D9" w:rsidP="00CA427F">
    <w:pPr>
      <w:pStyle w:val="Footer"/>
      <w:tabs>
        <w:tab w:val="clear" w:pos="4680"/>
        <w:tab w:val="clear" w:pos="9360"/>
        <w:tab w:val="center" w:pos="4320"/>
        <w:tab w:val="right" w:pos="8640"/>
      </w:tabs>
    </w:pPr>
    <w:r>
      <w:tab/>
    </w:r>
    <w:sdt>
      <w:sdtPr>
        <w:id w:val="8990161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2228">
          <w:rPr>
            <w:noProof/>
          </w:rPr>
          <w:t>91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CF9" w:rsidRDefault="00713CF9" w:rsidP="00CA427F">
      <w:r>
        <w:separator/>
      </w:r>
    </w:p>
  </w:footnote>
  <w:footnote w:type="continuationSeparator" w:id="0">
    <w:p w:rsidR="00713CF9" w:rsidRDefault="00713CF9" w:rsidP="00CA427F">
      <w:r>
        <w:continuationSeparator/>
      </w:r>
    </w:p>
  </w:footnote>
  <w:footnote w:type="continuationNotice" w:id="1">
    <w:p w:rsidR="00713CF9" w:rsidRDefault="00713CF9">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7D9" w:rsidRDefault="001047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56524C"/>
    <w:multiLevelType w:val="hybridMultilevel"/>
    <w:tmpl w:val="E45C36C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E686EB5"/>
    <w:multiLevelType w:val="multilevel"/>
    <w:tmpl w:val="C92C3958"/>
    <w:numStyleLink w:val="Headings"/>
  </w:abstractNum>
  <w:abstractNum w:abstractNumId="6">
    <w:nsid w:val="263E517A"/>
    <w:multiLevelType w:val="multilevel"/>
    <w:tmpl w:val="C92C3958"/>
    <w:styleLink w:val="Headings"/>
    <w:lvl w:ilvl="0">
      <w:start w:val="1"/>
      <w:numFmt w:val="decimal"/>
      <w:isLgl/>
      <w:lvlText w:val="%1."/>
      <w:lvlJc w:val="left"/>
      <w:pPr>
        <w:ind w:left="0" w:firstLine="0"/>
      </w:pPr>
      <w:rPr>
        <w:rFonts w:hint="default"/>
      </w:rPr>
    </w:lvl>
    <w:lvl w:ilvl="1">
      <w:start w:val="1"/>
      <w:numFmt w:val="decimal"/>
      <w:isLgl/>
      <w:lvlText w:val="%2.%1"/>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2ED85ACF"/>
    <w:multiLevelType w:val="multilevel"/>
    <w:tmpl w:val="C92C3958"/>
    <w:numStyleLink w:val="Headings"/>
  </w:abstractNum>
  <w:abstractNum w:abstractNumId="9">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DB6C56"/>
    <w:multiLevelType w:val="hybridMultilevel"/>
    <w:tmpl w:val="F3360426"/>
    <w:lvl w:ilvl="0" w:tplc="66346F78">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2">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3">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9"/>
  </w:num>
  <w:num w:numId="4">
    <w:abstractNumId w:val="4"/>
  </w:num>
  <w:num w:numId="5">
    <w:abstractNumId w:val="12"/>
  </w:num>
  <w:num w:numId="6">
    <w:abstractNumId w:val="2"/>
  </w:num>
  <w:num w:numId="7">
    <w:abstractNumId w:val="10"/>
  </w:num>
  <w:num w:numId="8">
    <w:abstractNumId w:val="7"/>
  </w:num>
  <w:num w:numId="9">
    <w:abstractNumId w:val="13"/>
  </w:num>
  <w:num w:numId="10">
    <w:abstractNumId w:val="3"/>
  </w:num>
  <w:num w:numId="11">
    <w:abstractNumId w:val="11"/>
  </w:num>
  <w:num w:numId="12">
    <w:abstractNumId w:val="6"/>
    <w:lvlOverride w:ilvl="0">
      <w:lvl w:ilvl="0">
        <w:start w:val="1"/>
        <w:numFmt w:val="decimal"/>
        <w:isLgl/>
        <w:lvlText w:val="%1."/>
        <w:lvlJc w:val="left"/>
        <w:pPr>
          <w:ind w:left="0" w:firstLine="0"/>
        </w:pPr>
        <w:rPr>
          <w:rFonts w:hint="default"/>
        </w:rPr>
      </w:lvl>
    </w:lvlOverride>
    <w:lvlOverride w:ilvl="1">
      <w:lvl w:ilvl="1">
        <w:start w:val="1"/>
        <w:numFmt w:val="decimal"/>
        <w:isLgl/>
        <w:lvlText w:val="%1.%2"/>
        <w:lvlJc w:val="left"/>
        <w:pPr>
          <w:ind w:left="0" w:firstLine="0"/>
        </w:pPr>
        <w:rPr>
          <w:rFonts w:hint="default"/>
        </w:rPr>
      </w:lvl>
    </w:lvlOverride>
    <w:lvlOverride w:ilvl="2">
      <w:lvl w:ilvl="2">
        <w:start w:val="1"/>
        <w:numFmt w:val="decimal"/>
        <w:lvlText w:val="%2.%3."/>
        <w:lvlJc w:val="left"/>
        <w:pPr>
          <w:ind w:left="0" w:firstLine="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
  <w:rsids>
    <w:rsidRoot w:val="002B57A3"/>
    <w:rsid w:val="000057B5"/>
    <w:rsid w:val="00005C1B"/>
    <w:rsid w:val="0001551D"/>
    <w:rsid w:val="00015FD3"/>
    <w:rsid w:val="00016549"/>
    <w:rsid w:val="00021F0A"/>
    <w:rsid w:val="00026E6C"/>
    <w:rsid w:val="00036AA2"/>
    <w:rsid w:val="000476E8"/>
    <w:rsid w:val="00055796"/>
    <w:rsid w:val="00060A2F"/>
    <w:rsid w:val="00073423"/>
    <w:rsid w:val="000942D4"/>
    <w:rsid w:val="00097855"/>
    <w:rsid w:val="000A0185"/>
    <w:rsid w:val="000A0438"/>
    <w:rsid w:val="000C39CF"/>
    <w:rsid w:val="000E652D"/>
    <w:rsid w:val="001047D9"/>
    <w:rsid w:val="00114619"/>
    <w:rsid w:val="00121178"/>
    <w:rsid w:val="0014325B"/>
    <w:rsid w:val="00144269"/>
    <w:rsid w:val="00156DEB"/>
    <w:rsid w:val="001638A1"/>
    <w:rsid w:val="001719C3"/>
    <w:rsid w:val="00176F7F"/>
    <w:rsid w:val="001B174C"/>
    <w:rsid w:val="001B1C15"/>
    <w:rsid w:val="001B61F0"/>
    <w:rsid w:val="001B6819"/>
    <w:rsid w:val="001D42E6"/>
    <w:rsid w:val="001D6113"/>
    <w:rsid w:val="001E0DFA"/>
    <w:rsid w:val="002121EA"/>
    <w:rsid w:val="00227307"/>
    <w:rsid w:val="00244465"/>
    <w:rsid w:val="00246D24"/>
    <w:rsid w:val="002557A2"/>
    <w:rsid w:val="0026231D"/>
    <w:rsid w:val="002969ED"/>
    <w:rsid w:val="002A42A1"/>
    <w:rsid w:val="002A42C2"/>
    <w:rsid w:val="002B57A3"/>
    <w:rsid w:val="002B69CE"/>
    <w:rsid w:val="002D6416"/>
    <w:rsid w:val="002E2832"/>
    <w:rsid w:val="00300C4C"/>
    <w:rsid w:val="00306864"/>
    <w:rsid w:val="00312228"/>
    <w:rsid w:val="003330B7"/>
    <w:rsid w:val="0034564C"/>
    <w:rsid w:val="003669D1"/>
    <w:rsid w:val="0036798C"/>
    <w:rsid w:val="003742E7"/>
    <w:rsid w:val="003777D9"/>
    <w:rsid w:val="00380F8D"/>
    <w:rsid w:val="003B51D5"/>
    <w:rsid w:val="003C6932"/>
    <w:rsid w:val="003C734C"/>
    <w:rsid w:val="003E6308"/>
    <w:rsid w:val="003F0DE5"/>
    <w:rsid w:val="004313B6"/>
    <w:rsid w:val="00454B15"/>
    <w:rsid w:val="004678EE"/>
    <w:rsid w:val="004719AB"/>
    <w:rsid w:val="004A564E"/>
    <w:rsid w:val="004B3653"/>
    <w:rsid w:val="004E717C"/>
    <w:rsid w:val="004F2D1C"/>
    <w:rsid w:val="00502CDA"/>
    <w:rsid w:val="005105B4"/>
    <w:rsid w:val="005217DE"/>
    <w:rsid w:val="00523298"/>
    <w:rsid w:val="00523A24"/>
    <w:rsid w:val="0053034D"/>
    <w:rsid w:val="00534635"/>
    <w:rsid w:val="0053761C"/>
    <w:rsid w:val="00595217"/>
    <w:rsid w:val="00596370"/>
    <w:rsid w:val="00597959"/>
    <w:rsid w:val="005B060D"/>
    <w:rsid w:val="005B23F0"/>
    <w:rsid w:val="00604510"/>
    <w:rsid w:val="00610622"/>
    <w:rsid w:val="00624768"/>
    <w:rsid w:val="00627192"/>
    <w:rsid w:val="006349D4"/>
    <w:rsid w:val="006545F1"/>
    <w:rsid w:val="00660968"/>
    <w:rsid w:val="00697DB7"/>
    <w:rsid w:val="006A0A73"/>
    <w:rsid w:val="006A20FF"/>
    <w:rsid w:val="006C0CF0"/>
    <w:rsid w:val="006F204F"/>
    <w:rsid w:val="00713CF9"/>
    <w:rsid w:val="007229EA"/>
    <w:rsid w:val="00743D43"/>
    <w:rsid w:val="00750253"/>
    <w:rsid w:val="00790ADC"/>
    <w:rsid w:val="007920F0"/>
    <w:rsid w:val="007A0A93"/>
    <w:rsid w:val="007B1D78"/>
    <w:rsid w:val="007B43CD"/>
    <w:rsid w:val="007B7264"/>
    <w:rsid w:val="007E247D"/>
    <w:rsid w:val="007E4599"/>
    <w:rsid w:val="00801869"/>
    <w:rsid w:val="00815210"/>
    <w:rsid w:val="00817427"/>
    <w:rsid w:val="00820D05"/>
    <w:rsid w:val="00835419"/>
    <w:rsid w:val="0083679E"/>
    <w:rsid w:val="00845427"/>
    <w:rsid w:val="00847F35"/>
    <w:rsid w:val="00864D17"/>
    <w:rsid w:val="0087344B"/>
    <w:rsid w:val="0088127F"/>
    <w:rsid w:val="00883C3F"/>
    <w:rsid w:val="00886998"/>
    <w:rsid w:val="008A123A"/>
    <w:rsid w:val="008B0231"/>
    <w:rsid w:val="008B75AF"/>
    <w:rsid w:val="008C03F5"/>
    <w:rsid w:val="008C2EAC"/>
    <w:rsid w:val="008D43E4"/>
    <w:rsid w:val="008E25F2"/>
    <w:rsid w:val="008E6318"/>
    <w:rsid w:val="008E6F27"/>
    <w:rsid w:val="008F2833"/>
    <w:rsid w:val="008F776E"/>
    <w:rsid w:val="0090056C"/>
    <w:rsid w:val="00903BF7"/>
    <w:rsid w:val="00920819"/>
    <w:rsid w:val="00925EE4"/>
    <w:rsid w:val="00946D24"/>
    <w:rsid w:val="009531CE"/>
    <w:rsid w:val="00961E9C"/>
    <w:rsid w:val="009662D3"/>
    <w:rsid w:val="009800A1"/>
    <w:rsid w:val="00987999"/>
    <w:rsid w:val="00993CBD"/>
    <w:rsid w:val="00996AF2"/>
    <w:rsid w:val="0099775E"/>
    <w:rsid w:val="009D23E7"/>
    <w:rsid w:val="009D6921"/>
    <w:rsid w:val="009E09EB"/>
    <w:rsid w:val="009F112C"/>
    <w:rsid w:val="00A15744"/>
    <w:rsid w:val="00A17829"/>
    <w:rsid w:val="00A22D11"/>
    <w:rsid w:val="00A51BF5"/>
    <w:rsid w:val="00A74B09"/>
    <w:rsid w:val="00A869A6"/>
    <w:rsid w:val="00AA0B7C"/>
    <w:rsid w:val="00AC7E88"/>
    <w:rsid w:val="00AF0BEB"/>
    <w:rsid w:val="00B05C1A"/>
    <w:rsid w:val="00B06BF6"/>
    <w:rsid w:val="00B161FC"/>
    <w:rsid w:val="00B326C5"/>
    <w:rsid w:val="00B366A1"/>
    <w:rsid w:val="00B52883"/>
    <w:rsid w:val="00B82CCD"/>
    <w:rsid w:val="00B83A20"/>
    <w:rsid w:val="00B90B16"/>
    <w:rsid w:val="00B97924"/>
    <w:rsid w:val="00BB0DEF"/>
    <w:rsid w:val="00BB1647"/>
    <w:rsid w:val="00BE5A17"/>
    <w:rsid w:val="00BF290D"/>
    <w:rsid w:val="00BF5959"/>
    <w:rsid w:val="00C14777"/>
    <w:rsid w:val="00C265CB"/>
    <w:rsid w:val="00C26887"/>
    <w:rsid w:val="00C366B4"/>
    <w:rsid w:val="00C55C0D"/>
    <w:rsid w:val="00C60FD0"/>
    <w:rsid w:val="00C6703D"/>
    <w:rsid w:val="00C702FF"/>
    <w:rsid w:val="00C7447B"/>
    <w:rsid w:val="00C82D64"/>
    <w:rsid w:val="00CA19BC"/>
    <w:rsid w:val="00CA427F"/>
    <w:rsid w:val="00CC5A2E"/>
    <w:rsid w:val="00CE35EE"/>
    <w:rsid w:val="00D03085"/>
    <w:rsid w:val="00D12086"/>
    <w:rsid w:val="00D21764"/>
    <w:rsid w:val="00D50A3D"/>
    <w:rsid w:val="00D64CD1"/>
    <w:rsid w:val="00D753C2"/>
    <w:rsid w:val="00D856A0"/>
    <w:rsid w:val="00DA4DD7"/>
    <w:rsid w:val="00DA7C5D"/>
    <w:rsid w:val="00DB4046"/>
    <w:rsid w:val="00DC7331"/>
    <w:rsid w:val="00DD7EB8"/>
    <w:rsid w:val="00DE7A2F"/>
    <w:rsid w:val="00DF415F"/>
    <w:rsid w:val="00E24D67"/>
    <w:rsid w:val="00E32684"/>
    <w:rsid w:val="00E40487"/>
    <w:rsid w:val="00E57186"/>
    <w:rsid w:val="00E811C4"/>
    <w:rsid w:val="00E8726A"/>
    <w:rsid w:val="00E9706F"/>
    <w:rsid w:val="00F15635"/>
    <w:rsid w:val="00F31439"/>
    <w:rsid w:val="00F3160B"/>
    <w:rsid w:val="00F3297E"/>
    <w:rsid w:val="00F422CA"/>
    <w:rsid w:val="00F44690"/>
    <w:rsid w:val="00F51417"/>
    <w:rsid w:val="00F600E1"/>
    <w:rsid w:val="00F651EA"/>
    <w:rsid w:val="00F66CBB"/>
    <w:rsid w:val="00F87CE5"/>
    <w:rsid w:val="00F95097"/>
    <w:rsid w:val="00FA725F"/>
    <w:rsid w:val="00FC47C3"/>
    <w:rsid w:val="00FC6366"/>
    <w:rsid w:val="00FD076A"/>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1047D9"/>
    <w:pPr>
      <w:pageBreakBefore/>
      <w:spacing w:before="480"/>
      <w:contextualSpacing/>
      <w:outlineLvl w:val="0"/>
      <w:pPrChange w:id="0" w:author="Ed" w:date="2013-04-03T11:52: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0" w:author="Ed" w:date="2013-04-03T11:52: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1" w:author="Ed" w:date="2013-04-02T11:30:00Z">
        <w:pPr>
          <w:pageBreakBefore/>
          <w:numPr>
            <w:ilvl w:val="1"/>
            <w:numId w:val="14"/>
          </w:numPr>
          <w:spacing w:before="200" w:after="160" w:line="480" w:lineRule="auto"/>
          <w:contextualSpacing/>
          <w:outlineLvl w:val="1"/>
        </w:pPr>
      </w:pPrChange>
    </w:pPr>
    <w:rPr>
      <w:bCs w:val="0"/>
      <w:sz w:val="26"/>
      <w:szCs w:val="26"/>
      <w:rPrChange w:id="1"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1047D9"/>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BB0DEF"/>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1047D9"/>
    <w:pPr>
      <w:pageBreakBefore/>
      <w:spacing w:before="480"/>
      <w:contextualSpacing/>
      <w:outlineLvl w:val="0"/>
      <w:pPrChange w:id="2" w:author="Ed" w:date="2013-04-03T11:52: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2" w:author="Ed" w:date="2013-04-03T11:52: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3" w:author="Ed" w:date="2013-04-02T11:30:00Z">
        <w:pPr>
          <w:pageBreakBefore/>
          <w:numPr>
            <w:ilvl w:val="1"/>
            <w:numId w:val="14"/>
          </w:numPr>
          <w:spacing w:before="200" w:after="160" w:line="480" w:lineRule="auto"/>
          <w:contextualSpacing/>
          <w:outlineLvl w:val="1"/>
        </w:pPr>
      </w:pPrChange>
    </w:pPr>
    <w:rPr>
      <w:bCs w:val="0"/>
      <w:sz w:val="26"/>
      <w:szCs w:val="26"/>
      <w:rPrChange w:id="3"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1047D9"/>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BB0DEF"/>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oleObject" Target="embeddings/oleObject2.bin"/><Relationship Id="rId39" Type="http://schemas.openxmlformats.org/officeDocument/2006/relationships/image" Target="media/image22.w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image" Target="media/image21.wm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w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wmf"/><Relationship Id="rId40"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9.wmf"/><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wmf"/><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8.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257455E-B688-43FE-BFE4-303F8D14CB65}">
  <ds:schemaRefs>
    <ds:schemaRef ds:uri="http://schemas.openxmlformats.org/officeDocument/2006/bibliography"/>
  </ds:schemaRefs>
</ds:datastoreItem>
</file>

<file path=customXml/itemProps2.xml><?xml version="1.0" encoding="utf-8"?>
<ds:datastoreItem xmlns:ds="http://schemas.openxmlformats.org/officeDocument/2006/customXml" ds:itemID="{DF649540-A378-4369-A8CA-F64AC3E0F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103</Pages>
  <Words>31148</Words>
  <Characters>177550</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208282</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38</cp:revision>
  <cp:lastPrinted>2013-03-22T16:07:00Z</cp:lastPrinted>
  <dcterms:created xsi:type="dcterms:W3CDTF">2013-03-22T16:07:00Z</dcterms:created>
  <dcterms:modified xsi:type="dcterms:W3CDTF">2013-04-03T16:30:00Z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id="nEPlpIk4"/&gt;&lt;style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